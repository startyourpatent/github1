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37D" w:rsidRPr="00B26483" w:rsidRDefault="00D5037D" w:rsidP="00D5037D">
      <w:pPr>
        <w:spacing w:line="276" w:lineRule="auto"/>
        <w:ind w:left="398" w:hangingChars="142" w:hanging="398"/>
        <w:jc w:val="center"/>
        <w:rPr>
          <w:rFonts w:ascii="맑은 고딕" w:eastAsia="맑은 고딕" w:hAnsi="맑은 고딕"/>
          <w:b/>
          <w:bCs/>
          <w:color w:val="000000" w:themeColor="text1"/>
          <w:sz w:val="28"/>
          <w:szCs w:val="28"/>
          <w:u w:val="double"/>
          <w:lang w:eastAsia="ko-KR"/>
        </w:rPr>
      </w:pPr>
      <w:r w:rsidRPr="00B26483">
        <w:rPr>
          <w:rFonts w:ascii="맑은 고딕" w:eastAsia="맑은 고딕" w:hAnsi="맑은 고딕" w:hint="eastAsia"/>
          <w:b/>
          <w:bCs/>
          <w:color w:val="000000" w:themeColor="text1"/>
          <w:sz w:val="28"/>
          <w:szCs w:val="28"/>
          <w:u w:val="double"/>
          <w:lang w:eastAsia="ko-KR"/>
        </w:rPr>
        <w:t>특허 출원 명세서 안(案)</w:t>
      </w:r>
    </w:p>
    <w:p w:rsidR="00D5037D" w:rsidRPr="00B26483" w:rsidRDefault="00D5037D" w:rsidP="00D5037D">
      <w:pPr>
        <w:spacing w:line="276" w:lineRule="auto"/>
        <w:ind w:left="227" w:hangingChars="142" w:hanging="227"/>
        <w:rPr>
          <w:rFonts w:ascii="맑은 고딕" w:eastAsia="맑은 고딕" w:hAnsi="맑은 고딕"/>
          <w:bCs/>
          <w:color w:val="000000" w:themeColor="text1"/>
          <w:sz w:val="16"/>
          <w:szCs w:val="16"/>
          <w:lang w:eastAsia="ko-KR"/>
        </w:rPr>
      </w:pPr>
    </w:p>
    <w:p w:rsidR="00EA7126" w:rsidRPr="00B26483" w:rsidRDefault="00587955" w:rsidP="00587955">
      <w:pPr>
        <w:spacing w:line="276" w:lineRule="auto"/>
        <w:ind w:left="284" w:hangingChars="142" w:hanging="284"/>
        <w:rPr>
          <w:rFonts w:ascii="맑은 고딕" w:eastAsia="맑은 고딕" w:hAnsi="맑은 고딕"/>
          <w:bCs/>
          <w:color w:val="000000" w:themeColor="text1"/>
          <w:szCs w:val="20"/>
          <w:lang w:eastAsia="ko-KR"/>
        </w:rPr>
      </w:pPr>
      <w:r w:rsidRPr="00B26483">
        <w:rPr>
          <w:rFonts w:ascii="맑은 고딕" w:eastAsia="맑은 고딕" w:hAnsi="맑은 고딕"/>
          <w:bCs/>
          <w:color w:val="000000" w:themeColor="text1"/>
          <w:szCs w:val="20"/>
          <w:lang w:eastAsia="ko-KR"/>
        </w:rPr>
        <w:t>1</w:t>
      </w:r>
      <w:r w:rsidRPr="00B26483">
        <w:rPr>
          <w:rFonts w:ascii="맑은 고딕" w:eastAsia="맑은 고딕" w:hAnsi="맑은 고딕" w:hint="eastAsia"/>
          <w:bCs/>
          <w:color w:val="000000" w:themeColor="text1"/>
          <w:szCs w:val="20"/>
          <w:lang w:eastAsia="ko-KR"/>
        </w:rPr>
        <w:t xml:space="preserve">. </w:t>
      </w:r>
      <w:r w:rsidRPr="00B26483">
        <w:rPr>
          <w:rFonts w:ascii="맑은 고딕" w:eastAsia="맑은 고딕" w:hAnsi="맑은 고딕"/>
          <w:bCs/>
          <w:color w:val="000000" w:themeColor="text1"/>
          <w:szCs w:val="20"/>
          <w:lang w:eastAsia="ko-KR"/>
        </w:rPr>
        <w:t>저희</w:t>
      </w:r>
      <w:r w:rsidRPr="00B26483">
        <w:rPr>
          <w:rFonts w:ascii="맑은 고딕" w:eastAsia="맑은 고딕" w:hAnsi="맑은 고딕" w:hint="eastAsia"/>
          <w:bCs/>
          <w:color w:val="000000" w:themeColor="text1"/>
          <w:szCs w:val="20"/>
          <w:lang w:eastAsia="ko-KR"/>
        </w:rPr>
        <w:t xml:space="preserve"> 사무소에 출원을 의뢰해</w:t>
      </w:r>
      <w:r w:rsidR="007644B5">
        <w:rPr>
          <w:rFonts w:ascii="맑은 고딕" w:eastAsia="맑은 고딕" w:hAnsi="맑은 고딕" w:hint="eastAsia"/>
          <w:bCs/>
          <w:color w:val="000000" w:themeColor="text1"/>
          <w:szCs w:val="20"/>
          <w:lang w:eastAsia="ko-KR"/>
        </w:rPr>
        <w:t xml:space="preserve"> </w:t>
      </w:r>
      <w:r w:rsidRPr="00B26483">
        <w:rPr>
          <w:rFonts w:ascii="맑은 고딕" w:eastAsia="맑은 고딕" w:hAnsi="맑은 고딕" w:hint="eastAsia"/>
          <w:bCs/>
          <w:color w:val="000000" w:themeColor="text1"/>
          <w:szCs w:val="20"/>
          <w:lang w:eastAsia="ko-KR"/>
        </w:rPr>
        <w:t>주셔서 깊이 감사드립니다.</w:t>
      </w:r>
    </w:p>
    <w:p w:rsidR="00587955" w:rsidRPr="00B26483" w:rsidRDefault="00587955" w:rsidP="00587955">
      <w:pPr>
        <w:spacing w:line="276" w:lineRule="auto"/>
        <w:ind w:left="284" w:hangingChars="142" w:hanging="284"/>
        <w:rPr>
          <w:rFonts w:ascii="맑은 고딕" w:eastAsia="맑은 고딕" w:hAnsi="맑은 고딕"/>
          <w:bCs/>
          <w:color w:val="000000" w:themeColor="text1"/>
          <w:szCs w:val="20"/>
          <w:lang w:eastAsia="ko-KR"/>
        </w:rPr>
      </w:pPr>
      <w:r w:rsidRPr="00B26483">
        <w:rPr>
          <w:rFonts w:ascii="맑은 고딕" w:eastAsia="맑은 고딕" w:hAnsi="맑은 고딕" w:hint="eastAsia"/>
          <w:bCs/>
          <w:color w:val="000000" w:themeColor="text1"/>
          <w:szCs w:val="20"/>
          <w:lang w:eastAsia="ko-KR"/>
        </w:rPr>
        <w:t xml:space="preserve">2. 아래의 내용을 참조하여 첨부한 명세서 초안을 검토해 주실 것을 부탁드립니다. 특히, 아래의 </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회신 요청사항</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 xml:space="preserve">을 참조하여 향후 진행여부를 알려주시고, </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확인 요청사항</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에서 해당 사항이 있는 경우 반드시 기재해 주시기 바랍니다.</w:t>
      </w:r>
    </w:p>
    <w:p w:rsidR="00587955" w:rsidRPr="00B26483" w:rsidRDefault="00587955"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개요</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853"/>
        <w:gridCol w:w="2758"/>
        <w:gridCol w:w="1843"/>
        <w:gridCol w:w="2755"/>
      </w:tblGrid>
      <w:tr w:rsidR="000A4372" w:rsidRPr="00B26483" w:rsidTr="00CB2E0C">
        <w:trPr>
          <w:trHeight w:val="271"/>
        </w:trPr>
        <w:tc>
          <w:tcPr>
            <w:tcW w:w="1853" w:type="dxa"/>
            <w:tcBorders>
              <w:top w:val="single" w:sz="2" w:space="0" w:color="000000"/>
              <w:left w:val="single" w:sz="2" w:space="0" w:color="000000"/>
              <w:bottom w:val="single" w:sz="2" w:space="0" w:color="000000"/>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귀사관리번호</w:t>
            </w:r>
          </w:p>
        </w:tc>
        <w:tc>
          <w:tcPr>
            <w:tcW w:w="2758" w:type="dxa"/>
            <w:tcBorders>
              <w:top w:val="single" w:sz="2" w:space="0" w:color="000000"/>
              <w:left w:val="single" w:sz="2" w:space="0" w:color="000000"/>
              <w:bottom w:val="single" w:sz="2" w:space="0" w:color="000000"/>
              <w:right w:val="single" w:sz="2" w:space="0" w:color="000000"/>
            </w:tcBorders>
            <w:shd w:val="clear" w:color="auto" w:fill="auto"/>
            <w:vAlign w:val="center"/>
          </w:tcPr>
          <w:p w:rsidR="00587955" w:rsidRPr="00B26483" w:rsidRDefault="00D6165F" w:rsidP="00CB2E0C">
            <w:pPr>
              <w:widowControl/>
              <w:jc w:val="center"/>
              <w:rPr>
                <w:rFonts w:ascii="맑은 고딕" w:eastAsia="맑은 고딕" w:hAnsi="맑은 고딕" w:cs="굴림"/>
                <w:color w:val="000000" w:themeColor="text1"/>
                <w:kern w:val="0"/>
                <w:szCs w:val="20"/>
                <w:lang w:eastAsia="ko-KR"/>
              </w:rPr>
            </w:pPr>
            <w:r w:rsidRPr="00B26483">
              <w:rPr>
                <w:rFonts w:ascii="맑은 고딕" w:eastAsia="맑은 고딕" w:hAnsi="맑은 고딕" w:cs="굴림" w:hint="eastAsia"/>
                <w:color w:val="000000" w:themeColor="text1"/>
                <w:kern w:val="0"/>
                <w:szCs w:val="20"/>
                <w:lang w:eastAsia="ko-KR"/>
              </w:rPr>
              <w:t>-</w:t>
            </w:r>
          </w:p>
        </w:tc>
        <w:tc>
          <w:tcPr>
            <w:tcW w:w="1843" w:type="dxa"/>
            <w:tcBorders>
              <w:top w:val="single" w:sz="2" w:space="0" w:color="000000"/>
              <w:left w:val="single" w:sz="2" w:space="0" w:color="000000"/>
              <w:bottom w:val="nil"/>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당소관리번호</w:t>
            </w:r>
          </w:p>
        </w:tc>
        <w:tc>
          <w:tcPr>
            <w:tcW w:w="275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B735DE"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color w:val="000000" w:themeColor="text1"/>
                <w:kern w:val="0"/>
                <w:szCs w:val="20"/>
                <w:lang w:eastAsia="ko-KR"/>
              </w:rPr>
              <w:t>OP20180039WO</w:t>
            </w:r>
          </w:p>
        </w:tc>
      </w:tr>
      <w:tr w:rsidR="000A4372" w:rsidRPr="00B26483" w:rsidTr="00CB2E0C">
        <w:trPr>
          <w:trHeight w:val="271"/>
        </w:trPr>
        <w:tc>
          <w:tcPr>
            <w:tcW w:w="1853" w:type="dxa"/>
            <w:tcBorders>
              <w:top w:val="single" w:sz="2" w:space="0" w:color="000000"/>
              <w:left w:val="single" w:sz="2" w:space="0" w:color="000000"/>
              <w:bottom w:val="single" w:sz="2" w:space="0" w:color="000000"/>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출원인</w:t>
            </w:r>
          </w:p>
        </w:tc>
        <w:tc>
          <w:tcPr>
            <w:tcW w:w="7356" w:type="dxa"/>
            <w:gridSpan w:val="3"/>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460459" w:rsidP="00CB2E0C">
            <w:pPr>
              <w:widowControl/>
              <w:jc w:val="center"/>
              <w:rPr>
                <w:rFonts w:ascii="맑은 고딕" w:eastAsia="맑은 고딕" w:hAnsi="맑은 고딕" w:cs="굴림"/>
                <w:color w:val="000000" w:themeColor="text1"/>
                <w:kern w:val="0"/>
                <w:szCs w:val="20"/>
                <w:lang w:eastAsia="ko-KR"/>
              </w:rPr>
            </w:pPr>
            <w:r w:rsidRPr="00460459">
              <w:rPr>
                <w:rFonts w:ascii="맑은 고딕" w:eastAsia="맑은 고딕" w:hAnsi="맑은 고딕" w:cs="굴림"/>
                <w:color w:val="000000" w:themeColor="text1"/>
                <w:kern w:val="0"/>
                <w:szCs w:val="20"/>
                <w:lang w:eastAsia="ko-KR"/>
              </w:rPr>
              <w:t>(</w:t>
            </w:r>
            <w:r w:rsidRPr="00460459">
              <w:rPr>
                <w:rFonts w:ascii="맑은 고딕" w:eastAsia="맑은 고딕" w:hAnsi="맑은 고딕" w:cs="굴림" w:hint="eastAsia"/>
                <w:color w:val="000000" w:themeColor="text1"/>
                <w:kern w:val="0"/>
                <w:szCs w:val="20"/>
                <w:lang w:eastAsia="ko-KR"/>
              </w:rPr>
              <w:t>주</w:t>
            </w:r>
            <w:r w:rsidRPr="00460459">
              <w:rPr>
                <w:rFonts w:ascii="맑은 고딕" w:eastAsia="맑은 고딕" w:hAnsi="맑은 고딕" w:cs="굴림"/>
                <w:color w:val="000000" w:themeColor="text1"/>
                <w:kern w:val="0"/>
                <w:szCs w:val="20"/>
                <w:lang w:eastAsia="ko-KR"/>
              </w:rPr>
              <w:t>)</w:t>
            </w:r>
            <w:r w:rsidRPr="00460459">
              <w:rPr>
                <w:rFonts w:ascii="맑은 고딕" w:eastAsia="맑은 고딕" w:hAnsi="맑은 고딕" w:cs="굴림" w:hint="eastAsia"/>
                <w:color w:val="000000" w:themeColor="text1"/>
                <w:kern w:val="0"/>
                <w:szCs w:val="20"/>
                <w:lang w:eastAsia="ko-KR"/>
              </w:rPr>
              <w:t>리얼감</w:t>
            </w:r>
          </w:p>
        </w:tc>
      </w:tr>
      <w:tr w:rsidR="000A4372" w:rsidRPr="00B26483" w:rsidTr="00CB2E0C">
        <w:trPr>
          <w:trHeight w:val="306"/>
        </w:trPr>
        <w:tc>
          <w:tcPr>
            <w:tcW w:w="1853" w:type="dxa"/>
            <w:tcBorders>
              <w:top w:val="single" w:sz="2" w:space="0" w:color="000000"/>
              <w:left w:val="single" w:sz="2" w:space="0" w:color="000000"/>
              <w:bottom w:val="single" w:sz="12" w:space="0" w:color="000000"/>
              <w:right w:val="single" w:sz="2" w:space="0" w:color="000000"/>
            </w:tcBorders>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발명의 명칭</w:t>
            </w:r>
          </w:p>
        </w:tc>
        <w:tc>
          <w:tcPr>
            <w:tcW w:w="7356" w:type="dxa"/>
            <w:gridSpan w:val="3"/>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6483" w:rsidRDefault="00B161E3" w:rsidP="00CB2E0C">
            <w:pPr>
              <w:widowControl/>
              <w:jc w:val="center"/>
              <w:rPr>
                <w:rFonts w:ascii="맑은 고딕" w:eastAsia="맑은 고딕" w:hAnsi="맑은 고딕" w:cs="굴림"/>
                <w:color w:val="000000" w:themeColor="text1"/>
                <w:kern w:val="0"/>
                <w:szCs w:val="20"/>
                <w:lang w:eastAsia="ko-KR"/>
              </w:rPr>
            </w:pPr>
            <w:r w:rsidRPr="00B735DE">
              <w:rPr>
                <w:rFonts w:ascii="맑은 고딕" w:eastAsia="맑은 고딕" w:hAnsi="맑은 고딕" w:cs="굴림" w:hint="eastAsia"/>
                <w:color w:val="000000" w:themeColor="text1"/>
                <w:kern w:val="0"/>
                <w:szCs w:val="20"/>
                <w:lang w:eastAsia="ko-KR"/>
              </w:rPr>
              <w:t>동작인식</w:t>
            </w:r>
            <w:r w:rsidRPr="00B735DE">
              <w:rPr>
                <w:rFonts w:ascii="맑은 고딕" w:eastAsia="맑은 고딕" w:hAnsi="맑은 고딕" w:cs="굴림"/>
                <w:color w:val="000000" w:themeColor="text1"/>
                <w:kern w:val="0"/>
                <w:szCs w:val="20"/>
                <w:lang w:eastAsia="ko-KR"/>
              </w:rPr>
              <w:t xml:space="preserve"> </w:t>
            </w:r>
            <w:r w:rsidRPr="00B735DE">
              <w:rPr>
                <w:rFonts w:ascii="맑은 고딕" w:eastAsia="맑은 고딕" w:hAnsi="맑은 고딕" w:cs="굴림" w:hint="eastAsia"/>
                <w:color w:val="000000" w:themeColor="text1"/>
                <w:kern w:val="0"/>
                <w:szCs w:val="20"/>
                <w:lang w:eastAsia="ko-KR"/>
              </w:rPr>
              <w:t>시스템</w:t>
            </w:r>
            <w:r w:rsidRPr="00B735DE">
              <w:rPr>
                <w:rFonts w:ascii="맑은 고딕" w:eastAsia="맑은 고딕" w:hAnsi="맑은 고딕" w:cs="굴림"/>
                <w:color w:val="000000" w:themeColor="text1"/>
                <w:kern w:val="0"/>
                <w:szCs w:val="20"/>
                <w:lang w:eastAsia="ko-KR"/>
              </w:rPr>
              <w:t xml:space="preserve"> </w:t>
            </w:r>
            <w:r w:rsidRPr="00B735DE">
              <w:rPr>
                <w:rFonts w:ascii="맑은 고딕" w:eastAsia="맑은 고딕" w:hAnsi="맑은 고딕" w:cs="굴림" w:hint="eastAsia"/>
                <w:color w:val="000000" w:themeColor="text1"/>
                <w:kern w:val="0"/>
                <w:szCs w:val="20"/>
                <w:lang w:eastAsia="ko-KR"/>
              </w:rPr>
              <w:t>및</w:t>
            </w:r>
            <w:r w:rsidRPr="00B735DE">
              <w:rPr>
                <w:rFonts w:ascii="맑은 고딕" w:eastAsia="맑은 고딕" w:hAnsi="맑은 고딕" w:cs="굴림"/>
                <w:color w:val="000000" w:themeColor="text1"/>
                <w:kern w:val="0"/>
                <w:szCs w:val="20"/>
                <w:lang w:eastAsia="ko-KR"/>
              </w:rPr>
              <w:t xml:space="preserve"> </w:t>
            </w:r>
            <w:r w:rsidR="00B735DE" w:rsidRPr="00B735DE">
              <w:rPr>
                <w:rFonts w:ascii="맑은 고딕" w:eastAsia="맑은 고딕" w:hAnsi="맑은 고딕" w:cs="굴림" w:hint="eastAsia"/>
                <w:color w:val="000000" w:themeColor="text1"/>
                <w:kern w:val="0"/>
                <w:szCs w:val="20"/>
                <w:lang w:eastAsia="ko-KR"/>
              </w:rPr>
              <w:t xml:space="preserve">이를 이용한 동작인식 </w:t>
            </w:r>
            <w:r w:rsidRPr="00B735DE">
              <w:rPr>
                <w:rFonts w:ascii="맑은 고딕" w:eastAsia="맑은 고딕" w:hAnsi="맑은 고딕" w:cs="굴림" w:hint="eastAsia"/>
                <w:color w:val="000000" w:themeColor="text1"/>
                <w:kern w:val="0"/>
                <w:szCs w:val="20"/>
                <w:lang w:eastAsia="ko-KR"/>
              </w:rPr>
              <w:t>방법</w:t>
            </w:r>
            <w:ins w:id="0" w:author=" " w:date="2018-10-24T08:40:00Z">
              <w:r w:rsidR="00126650">
                <w:rPr>
                  <w:rFonts w:ascii="맑은 고딕" w:eastAsia="맑은 고딕" w:hAnsi="맑은 고딕" w:cs="굴림" w:hint="eastAsia"/>
                  <w:color w:val="000000" w:themeColor="text1"/>
                  <w:kern w:val="0"/>
                  <w:szCs w:val="20"/>
                  <w:lang w:eastAsia="ko-KR"/>
                </w:rPr>
                <w:t xml:space="preserve"> </w:t>
              </w:r>
              <w:r w:rsidR="00126650">
                <w:rPr>
                  <w:rFonts w:ascii="맑은 고딕" w:eastAsia="맑은 고딕" w:hAnsi="맑은 고딕" w:cs="굴림"/>
                  <w:color w:val="000000" w:themeColor="text1"/>
                  <w:kern w:val="0"/>
                  <w:szCs w:val="20"/>
                  <w:lang w:eastAsia="ko-KR"/>
                </w:rPr>
                <w:t xml:space="preserve">(Ver </w:t>
              </w:r>
            </w:ins>
            <w:ins w:id="1" w:author="박 상완" w:date="2018-10-24T22:30:00Z">
              <w:r w:rsidR="00DF3E66">
                <w:rPr>
                  <w:rFonts w:ascii="맑은 고딕" w:eastAsia="맑은 고딕" w:hAnsi="맑은 고딕" w:cs="굴림"/>
                  <w:color w:val="000000" w:themeColor="text1"/>
                  <w:kern w:val="0"/>
                  <w:szCs w:val="20"/>
                  <w:lang w:eastAsia="ko-KR"/>
                </w:rPr>
                <w:t>3</w:t>
              </w:r>
            </w:ins>
            <w:ins w:id="2" w:author=" " w:date="2018-10-24T08:40:00Z">
              <w:del w:id="3" w:author="박 상완" w:date="2018-10-24T22:30:00Z">
                <w:r w:rsidR="00126650" w:rsidDel="00DF3E66">
                  <w:rPr>
                    <w:rFonts w:ascii="맑은 고딕" w:eastAsia="맑은 고딕" w:hAnsi="맑은 고딕" w:cs="굴림"/>
                    <w:color w:val="000000" w:themeColor="text1"/>
                    <w:kern w:val="0"/>
                    <w:szCs w:val="20"/>
                    <w:lang w:eastAsia="ko-KR"/>
                  </w:rPr>
                  <w:delText>2</w:delText>
                </w:r>
              </w:del>
              <w:r w:rsidR="00126650">
                <w:rPr>
                  <w:rFonts w:ascii="맑은 고딕" w:eastAsia="맑은 고딕" w:hAnsi="맑은 고딕" w:cs="굴림"/>
                  <w:color w:val="000000" w:themeColor="text1"/>
                  <w:kern w:val="0"/>
                  <w:szCs w:val="20"/>
                  <w:lang w:eastAsia="ko-KR"/>
                </w:rPr>
                <w:t>.0)</w:t>
              </w:r>
            </w:ins>
          </w:p>
        </w:tc>
      </w:tr>
    </w:tbl>
    <w:p w:rsidR="00587955" w:rsidRPr="007644B5" w:rsidRDefault="00587955" w:rsidP="00587955">
      <w:pPr>
        <w:spacing w:line="360" w:lineRule="auto"/>
        <w:rPr>
          <w:rFonts w:ascii="맑은 고딕" w:eastAsia="맑은 고딕" w:hAnsi="맑은 고딕"/>
          <w:bCs/>
          <w:color w:val="000000" w:themeColor="text1"/>
          <w:sz w:val="6"/>
          <w:szCs w:val="6"/>
          <w:lang w:eastAsia="ko-KR"/>
        </w:rPr>
      </w:pPr>
    </w:p>
    <w:tbl>
      <w:tblPr>
        <w:tblW w:w="9209" w:type="dxa"/>
        <w:tblBorders>
          <w:top w:val="single" w:sz="2" w:space="0" w:color="000000"/>
          <w:left w:val="single" w:sz="2" w:space="0" w:color="000000"/>
          <w:bottom w:val="single" w:sz="12" w:space="0" w:color="000000"/>
          <w:right w:val="single" w:sz="12" w:space="0" w:color="000000"/>
          <w:insideH w:val="single" w:sz="2" w:space="0" w:color="000000"/>
          <w:insideV w:val="single" w:sz="2" w:space="0" w:color="000000"/>
        </w:tblBorders>
        <w:shd w:val="clear" w:color="auto" w:fill="FDE9D9"/>
        <w:tblCellMar>
          <w:top w:w="75" w:type="dxa"/>
          <w:left w:w="75" w:type="dxa"/>
          <w:bottom w:w="75" w:type="dxa"/>
          <w:right w:w="75" w:type="dxa"/>
        </w:tblCellMar>
        <w:tblLook w:val="0000" w:firstRow="0" w:lastRow="0" w:firstColumn="0" w:lastColumn="0" w:noHBand="0" w:noVBand="0"/>
      </w:tblPr>
      <w:tblGrid>
        <w:gridCol w:w="1853"/>
        <w:gridCol w:w="1483"/>
        <w:gridCol w:w="1275"/>
        <w:gridCol w:w="1276"/>
        <w:gridCol w:w="1559"/>
        <w:gridCol w:w="1763"/>
      </w:tblGrid>
      <w:tr w:rsidR="000A4372" w:rsidRPr="00B26483" w:rsidTr="00CB2E0C">
        <w:trPr>
          <w:trHeight w:val="173"/>
        </w:trPr>
        <w:tc>
          <w:tcPr>
            <w:tcW w:w="1853" w:type="dxa"/>
            <w:vMerge w:val="restart"/>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청구항 수</w:t>
            </w:r>
          </w:p>
        </w:tc>
        <w:tc>
          <w:tcPr>
            <w:tcW w:w="1483" w:type="dxa"/>
            <w:vMerge w:val="restart"/>
            <w:tcBorders>
              <w:bottom w:val="dotted" w:sz="4" w:space="0" w:color="auto"/>
              <w:right w:val="dotted" w:sz="4" w:space="0" w:color="auto"/>
            </w:tcBorders>
            <w:shd w:val="clear" w:color="auto" w:fill="auto"/>
            <w:vAlign w:val="center"/>
          </w:tcPr>
          <w:p w:rsidR="00587955" w:rsidRPr="00B26483" w:rsidRDefault="00B161E3"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19</w:t>
            </w:r>
          </w:p>
        </w:tc>
        <w:tc>
          <w:tcPr>
            <w:tcW w:w="1275" w:type="dxa"/>
            <w:tcBorders>
              <w:left w:val="dotted" w:sz="4" w:space="0" w:color="auto"/>
              <w:bottom w:val="dotted" w:sz="4" w:space="0" w:color="auto"/>
              <w:right w:val="dotted" w:sz="4" w:space="0" w:color="auto"/>
            </w:tcBorders>
            <w:shd w:val="clear" w:color="auto" w:fill="auto"/>
            <w:vAlign w:val="center"/>
          </w:tcPr>
          <w:p w:rsidR="00587955" w:rsidRPr="00B26483" w:rsidRDefault="00587955" w:rsidP="00CB2E0C">
            <w:pPr>
              <w:widowControl/>
              <w:spacing w:line="200" w:lineRule="exact"/>
              <w:jc w:val="center"/>
              <w:rPr>
                <w:rFonts w:ascii="맑은 고딕" w:eastAsia="맑은 고딕" w:hAnsi="맑은 고딕" w:cs="굴림"/>
                <w:color w:val="000000" w:themeColor="text1"/>
                <w:kern w:val="0"/>
                <w:sz w:val="18"/>
                <w:szCs w:val="18"/>
                <w:lang w:eastAsia="ko-KR"/>
              </w:rPr>
            </w:pPr>
            <w:r w:rsidRPr="00B26483">
              <w:rPr>
                <w:rFonts w:ascii="맑은 고딕" w:eastAsia="맑은 고딕" w:hAnsi="맑은 고딕" w:cs="굴림" w:hint="eastAsia"/>
                <w:color w:val="000000" w:themeColor="text1"/>
                <w:kern w:val="0"/>
                <w:sz w:val="18"/>
                <w:szCs w:val="18"/>
                <w:lang w:eastAsia="ko-KR"/>
              </w:rPr>
              <w:t>독립항 수</w:t>
            </w:r>
          </w:p>
        </w:tc>
        <w:tc>
          <w:tcPr>
            <w:tcW w:w="1276" w:type="dxa"/>
            <w:tcBorders>
              <w:left w:val="dotted" w:sz="4" w:space="0" w:color="auto"/>
              <w:bottom w:val="dotted" w:sz="4" w:space="0" w:color="auto"/>
            </w:tcBorders>
            <w:shd w:val="clear" w:color="auto" w:fill="auto"/>
            <w:vAlign w:val="center"/>
          </w:tcPr>
          <w:p w:rsidR="00587955" w:rsidRPr="00B26483" w:rsidRDefault="00B161E3" w:rsidP="00CB2E0C">
            <w:pPr>
              <w:widowControl/>
              <w:spacing w:line="200" w:lineRule="exact"/>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2</w:t>
            </w:r>
          </w:p>
        </w:tc>
        <w:tc>
          <w:tcPr>
            <w:tcW w:w="1559" w:type="dxa"/>
            <w:vMerge w:val="restart"/>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도면 수</w:t>
            </w:r>
          </w:p>
        </w:tc>
        <w:tc>
          <w:tcPr>
            <w:tcW w:w="1763" w:type="dxa"/>
            <w:vMerge w:val="restart"/>
            <w:shd w:val="clear" w:color="auto" w:fill="auto"/>
            <w:vAlign w:val="center"/>
          </w:tcPr>
          <w:p w:rsidR="00587955" w:rsidRPr="00B26483" w:rsidRDefault="00B161E3"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12</w:t>
            </w:r>
          </w:p>
        </w:tc>
      </w:tr>
      <w:tr w:rsidR="000A4372" w:rsidRPr="00B26483" w:rsidTr="00CB2E0C">
        <w:trPr>
          <w:trHeight w:val="172"/>
        </w:trPr>
        <w:tc>
          <w:tcPr>
            <w:tcW w:w="1853" w:type="dxa"/>
            <w:vMerge/>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p>
        </w:tc>
        <w:tc>
          <w:tcPr>
            <w:tcW w:w="1483" w:type="dxa"/>
            <w:vMerge/>
            <w:tcBorders>
              <w:top w:val="dotted" w:sz="4" w:space="0" w:color="auto"/>
              <w:bottom w:val="single" w:sz="12" w:space="0" w:color="000000"/>
              <w:right w:val="dotted" w:sz="4" w:space="0" w:color="auto"/>
            </w:tcBorders>
            <w:shd w:val="clear" w:color="auto" w:fill="auto"/>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c>
          <w:tcPr>
            <w:tcW w:w="1275" w:type="dxa"/>
            <w:tcBorders>
              <w:top w:val="dotted" w:sz="4" w:space="0" w:color="auto"/>
              <w:left w:val="dotted" w:sz="4" w:space="0" w:color="auto"/>
              <w:bottom w:val="single" w:sz="12" w:space="0" w:color="000000"/>
              <w:right w:val="dotted" w:sz="4" w:space="0" w:color="auto"/>
            </w:tcBorders>
            <w:shd w:val="clear" w:color="auto" w:fill="auto"/>
            <w:vAlign w:val="center"/>
          </w:tcPr>
          <w:p w:rsidR="00587955" w:rsidRPr="00B26483" w:rsidRDefault="00587955" w:rsidP="00CB2E0C">
            <w:pPr>
              <w:widowControl/>
              <w:spacing w:line="200" w:lineRule="exact"/>
              <w:jc w:val="center"/>
              <w:rPr>
                <w:rFonts w:ascii="맑은 고딕" w:eastAsia="맑은 고딕" w:hAnsi="맑은 고딕" w:cs="굴림"/>
                <w:color w:val="000000" w:themeColor="text1"/>
                <w:kern w:val="0"/>
                <w:sz w:val="18"/>
                <w:szCs w:val="18"/>
                <w:lang w:eastAsia="ko-KR"/>
              </w:rPr>
            </w:pPr>
            <w:r w:rsidRPr="00B26483">
              <w:rPr>
                <w:rFonts w:ascii="맑은 고딕" w:eastAsia="맑은 고딕" w:hAnsi="맑은 고딕" w:cs="굴림" w:hint="eastAsia"/>
                <w:color w:val="000000" w:themeColor="text1"/>
                <w:kern w:val="0"/>
                <w:sz w:val="18"/>
                <w:szCs w:val="18"/>
                <w:lang w:eastAsia="ko-KR"/>
              </w:rPr>
              <w:t>종속항 수</w:t>
            </w:r>
          </w:p>
        </w:tc>
        <w:tc>
          <w:tcPr>
            <w:tcW w:w="1276" w:type="dxa"/>
            <w:tcBorders>
              <w:top w:val="dotted" w:sz="4" w:space="0" w:color="auto"/>
              <w:left w:val="dotted" w:sz="4" w:space="0" w:color="auto"/>
              <w:bottom w:val="single" w:sz="12" w:space="0" w:color="000000"/>
            </w:tcBorders>
            <w:shd w:val="clear" w:color="auto" w:fill="auto"/>
            <w:vAlign w:val="center"/>
          </w:tcPr>
          <w:p w:rsidR="00587955" w:rsidRPr="00B26483" w:rsidRDefault="00B161E3" w:rsidP="00CB2E0C">
            <w:pPr>
              <w:widowControl/>
              <w:spacing w:line="200" w:lineRule="exact"/>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17</w:t>
            </w:r>
          </w:p>
        </w:tc>
        <w:tc>
          <w:tcPr>
            <w:tcW w:w="1559" w:type="dxa"/>
            <w:vMerge/>
            <w:shd w:val="clear" w:color="auto" w:fill="FDE9D9"/>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c>
          <w:tcPr>
            <w:tcW w:w="1763" w:type="dxa"/>
            <w:vMerge/>
            <w:shd w:val="clear" w:color="auto" w:fill="auto"/>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r>
    </w:tbl>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회신 요청사항</w:t>
      </w:r>
    </w:p>
    <w:p w:rsidR="00587955" w:rsidRPr="00B26483" w:rsidRDefault="00587955" w:rsidP="00587955">
      <w:pPr>
        <w:rPr>
          <w:rFonts w:ascii="맑은 고딕" w:eastAsia="맑은 고딕" w:hAnsi="맑은 고딕"/>
          <w:b/>
          <w:bCs/>
          <w:color w:val="000000" w:themeColor="text1"/>
          <w:szCs w:val="20"/>
          <w:u w:val="single"/>
          <w:lang w:eastAsia="ko-KR"/>
        </w:rPr>
      </w:pPr>
      <w:r w:rsidRPr="00B26483">
        <w:rPr>
          <w:rFonts w:ascii="맑은 고딕" w:eastAsia="맑은 고딕" w:hAnsi="맑은 고딕" w:hint="eastAsia"/>
          <w:b/>
          <w:bCs/>
          <w:color w:val="000000" w:themeColor="text1"/>
          <w:szCs w:val="20"/>
          <w:u w:val="single"/>
          <w:lang w:eastAsia="ko-KR"/>
        </w:rPr>
        <w:t>명세서 검토 후, 반드시 하기 사항에 체크하여(또는 이메일에 기재하여) 회신해 주시기 바랍니다.</w:t>
      </w:r>
    </w:p>
    <w:tbl>
      <w:tblPr>
        <w:tblW w:w="9208"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2769"/>
        <w:gridCol w:w="1134"/>
        <w:gridCol w:w="5305"/>
      </w:tblGrid>
      <w:tr w:rsidR="000A4372" w:rsidRPr="00B26483" w:rsidTr="00CB2E0C">
        <w:trPr>
          <w:trHeight w:val="271"/>
        </w:trPr>
        <w:tc>
          <w:tcPr>
            <w:tcW w:w="2769" w:type="dxa"/>
            <w:tcBorders>
              <w:top w:val="single" w:sz="2" w:space="0" w:color="000000"/>
              <w:left w:val="single" w:sz="2" w:space="0" w:color="000000"/>
              <w:bottom w:val="single" w:sz="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 지시</w:t>
            </w:r>
          </w:p>
        </w:tc>
        <w:tc>
          <w:tcPr>
            <w:tcW w:w="1134" w:type="dxa"/>
            <w:tcBorders>
              <w:top w:val="single" w:sz="2" w:space="0" w:color="000000"/>
              <w:left w:val="nil"/>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원안대로 바로 출원을 진행하고자 하시는 경우 체크해 주시기 바랍니다.</w:t>
            </w:r>
          </w:p>
        </w:tc>
      </w:tr>
      <w:tr w:rsidR="000A4372" w:rsidRPr="00B26483" w:rsidTr="00CB2E0C">
        <w:trPr>
          <w:trHeight w:val="271"/>
        </w:trPr>
        <w:tc>
          <w:tcPr>
            <w:tcW w:w="2769" w:type="dxa"/>
            <w:tcBorders>
              <w:top w:val="single" w:sz="2" w:space="0" w:color="000000"/>
              <w:left w:val="single" w:sz="2" w:space="0" w:color="000000"/>
              <w:bottom w:val="single" w:sz="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b/>
                <w:color w:val="000000" w:themeColor="text1"/>
                <w:kern w:val="0"/>
                <w:szCs w:val="20"/>
                <w:lang w:eastAsia="ko-KR"/>
              </w:rPr>
              <w:t>수정</w:t>
            </w:r>
            <w:r w:rsidRPr="00B26483">
              <w:rPr>
                <w:rFonts w:ascii="맑은 고딕" w:eastAsia="맑은 고딕" w:hAnsi="맑은 고딕" w:cs="굴림" w:hint="eastAsia"/>
                <w:b/>
                <w:color w:val="000000" w:themeColor="text1"/>
                <w:kern w:val="0"/>
                <w:szCs w:val="20"/>
                <w:lang w:eastAsia="ko-KR"/>
              </w:rPr>
              <w:t xml:space="preserve"> 후 출원 지시</w:t>
            </w:r>
          </w:p>
        </w:tc>
        <w:tc>
          <w:tcPr>
            <w:tcW w:w="1134" w:type="dxa"/>
            <w:tcBorders>
              <w:top w:val="single" w:sz="2" w:space="0" w:color="000000"/>
              <w:left w:val="nil"/>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수정/보완을 한 후에 재확인 필요없이 바로 출원을 진행하고자 하시는 경우 체크해 주시기 바랍니다.</w:t>
            </w:r>
          </w:p>
        </w:tc>
      </w:tr>
      <w:tr w:rsidR="000A4372" w:rsidRPr="00B26483" w:rsidTr="00CB2E0C">
        <w:trPr>
          <w:trHeight w:val="271"/>
        </w:trPr>
        <w:tc>
          <w:tcPr>
            <w:tcW w:w="2769" w:type="dxa"/>
            <w:tcBorders>
              <w:top w:val="single" w:sz="2" w:space="0" w:color="000000"/>
              <w:left w:val="single" w:sz="2" w:space="0" w:color="000000"/>
              <w:bottom w:val="single" w:sz="1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수정 후 수정본 송부 지시</w:t>
            </w:r>
          </w:p>
        </w:tc>
        <w:tc>
          <w:tcPr>
            <w:tcW w:w="1134" w:type="dxa"/>
            <w:tcBorders>
              <w:top w:val="single" w:sz="2" w:space="0" w:color="000000"/>
              <w:left w:val="nil"/>
              <w:bottom w:val="single" w:sz="1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수정/보완을 한 후에 수정본을 재확인하고자 하시는 경우 체크해 주시기 바랍니다.</w:t>
            </w:r>
          </w:p>
        </w:tc>
      </w:tr>
    </w:tbl>
    <w:p w:rsidR="00587955" w:rsidRPr="00B26483" w:rsidRDefault="00587955" w:rsidP="00587955">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관련하여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수정요청을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경우에는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수정해야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부분을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명확히</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특정하여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알려주시기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예컨대</w:t>
      </w:r>
      <w:r w:rsidRPr="00B26483">
        <w:rPr>
          <w:rFonts w:ascii="맑은 고딕" w:eastAsia="맑은 고딕" w:hAnsi="맑은 고딕" w:cs="굴림"/>
          <w:color w:val="000000" w:themeColor="text1"/>
          <w:kern w:val="0"/>
          <w:sz w:val="16"/>
          <w:szCs w:val="16"/>
          <w:lang w:eastAsia="ko-KR"/>
        </w:rPr>
        <w:t>, “5</w:t>
      </w:r>
      <w:r w:rsidRPr="00B26483">
        <w:rPr>
          <w:rFonts w:ascii="맑은 고딕" w:eastAsia="맑은 고딕" w:hAnsi="맑은 고딕" w:cs="굴림" w:hint="eastAsia"/>
          <w:color w:val="000000" w:themeColor="text1"/>
          <w:kern w:val="0"/>
          <w:sz w:val="16"/>
          <w:szCs w:val="16"/>
          <w:lang w:eastAsia="ko-KR"/>
        </w:rPr>
        <w:t>페이지</w:t>
      </w:r>
      <w:r w:rsidRPr="00B26483">
        <w:rPr>
          <w:rFonts w:ascii="맑은 고딕" w:eastAsia="맑은 고딕" w:hAnsi="맑은 고딕" w:cs="굴림"/>
          <w:color w:val="000000" w:themeColor="text1"/>
          <w:kern w:val="0"/>
          <w:sz w:val="16"/>
          <w:szCs w:val="16"/>
          <w:lang w:eastAsia="ko-KR"/>
        </w:rPr>
        <w:t xml:space="preserve"> 13</w:t>
      </w:r>
      <w:r w:rsidRPr="00B26483">
        <w:rPr>
          <w:rFonts w:ascii="맑은 고딕" w:eastAsia="맑은 고딕" w:hAnsi="맑은 고딕" w:cs="굴림" w:hint="eastAsia"/>
          <w:color w:val="000000" w:themeColor="text1"/>
          <w:kern w:val="0"/>
          <w:sz w:val="16"/>
          <w:szCs w:val="16"/>
          <w:lang w:eastAsia="ko-KR"/>
        </w:rPr>
        <w:t>행의</w:t>
      </w:r>
      <w:r w:rsidRPr="00B26483">
        <w:rPr>
          <w:rFonts w:ascii="맑은 고딕" w:eastAsia="맑은 고딕" w:hAnsi="맑은 고딕" w:cs="굴림"/>
          <w:color w:val="000000" w:themeColor="text1"/>
          <w:kern w:val="0"/>
          <w:sz w:val="16"/>
          <w:szCs w:val="16"/>
          <w:lang w:eastAsia="ko-KR"/>
        </w:rPr>
        <w:t xml:space="preserve"> ‘A’</w:t>
      </w:r>
      <w:r w:rsidRPr="00B26483">
        <w:rPr>
          <w:rFonts w:ascii="맑은 고딕" w:eastAsia="맑은 고딕" w:hAnsi="맑은 고딕" w:cs="굴림" w:hint="eastAsia"/>
          <w:color w:val="000000" w:themeColor="text1"/>
          <w:kern w:val="0"/>
          <w:sz w:val="16"/>
          <w:szCs w:val="16"/>
          <w:lang w:eastAsia="ko-KR"/>
        </w:rPr>
        <w:t>라는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용어를</w:t>
      </w:r>
      <w:r w:rsidRPr="00B26483">
        <w:rPr>
          <w:rFonts w:ascii="맑은 고딕" w:eastAsia="맑은 고딕" w:hAnsi="맑은 고딕" w:cs="굴림"/>
          <w:color w:val="000000" w:themeColor="text1"/>
          <w:kern w:val="0"/>
          <w:sz w:val="16"/>
          <w:szCs w:val="16"/>
          <w:lang w:eastAsia="ko-KR"/>
        </w:rPr>
        <w:t xml:space="preserve"> ‘B’</w:t>
      </w:r>
      <w:r w:rsidRPr="00B26483">
        <w:rPr>
          <w:rFonts w:ascii="맑은 고딕" w:eastAsia="맑은 고딕" w:hAnsi="맑은 고딕" w:cs="굴림" w:hint="eastAsia"/>
          <w:color w:val="000000" w:themeColor="text1"/>
          <w:kern w:val="0"/>
          <w:sz w:val="16"/>
          <w:szCs w:val="16"/>
          <w:lang w:eastAsia="ko-KR"/>
        </w:rPr>
        <w:t>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w:t>
      </w:r>
      <w:r w:rsidRPr="00B26483">
        <w:rPr>
          <w:rFonts w:ascii="맑은 고딕" w:eastAsia="맑은 고딕" w:hAnsi="맑은 고딕" w:cs="굴림" w:hint="cs"/>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같이</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알려주시기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바랍니다</w:t>
      </w:r>
      <w:r w:rsidRPr="00B26483">
        <w:rPr>
          <w:rFonts w:ascii="맑은 고딕" w:eastAsia="맑은 고딕" w:hAnsi="맑은 고딕" w:cs="굴림"/>
          <w:color w:val="000000" w:themeColor="text1"/>
          <w:kern w:val="0"/>
          <w:sz w:val="16"/>
          <w:szCs w:val="16"/>
          <w:lang w:eastAsia="ko-KR"/>
        </w:rPr>
        <w:t>.</w:t>
      </w:r>
    </w:p>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회신 요청사항</w:t>
      </w:r>
    </w:p>
    <w:p w:rsidR="00587955" w:rsidRPr="00B26483" w:rsidRDefault="00587955" w:rsidP="00587955">
      <w:pPr>
        <w:rPr>
          <w:rFonts w:ascii="맑은 고딕" w:eastAsia="맑은 고딕" w:hAnsi="맑은 고딕"/>
          <w:b/>
          <w:bCs/>
          <w:color w:val="000000" w:themeColor="text1"/>
          <w:szCs w:val="20"/>
          <w:u w:val="single"/>
          <w:lang w:eastAsia="ko-KR"/>
        </w:rPr>
      </w:pPr>
      <w:r w:rsidRPr="00B26483">
        <w:rPr>
          <w:rFonts w:ascii="맑은 고딕" w:eastAsia="맑은 고딕" w:hAnsi="맑은 고딕"/>
          <w:b/>
          <w:bCs/>
          <w:color w:val="000000" w:themeColor="text1"/>
          <w:szCs w:val="20"/>
          <w:u w:val="single"/>
          <w:lang w:eastAsia="ko-KR"/>
        </w:rPr>
        <w:t>출원</w:t>
      </w:r>
      <w:r w:rsidRPr="00B26483">
        <w:rPr>
          <w:rFonts w:ascii="맑은 고딕" w:eastAsia="맑은 고딕" w:hAnsi="맑은 고딕" w:hint="eastAsia"/>
          <w:b/>
          <w:bCs/>
          <w:color w:val="000000" w:themeColor="text1"/>
          <w:szCs w:val="20"/>
          <w:u w:val="single"/>
          <w:lang w:eastAsia="ko-KR"/>
        </w:rPr>
        <w:t xml:space="preserve"> 지시를 주시기 전에,</w:t>
      </w:r>
      <w:r w:rsidRPr="00B26483">
        <w:rPr>
          <w:rFonts w:ascii="맑은 고딕" w:eastAsia="맑은 고딕" w:hAnsi="맑은 고딕"/>
          <w:b/>
          <w:bCs/>
          <w:color w:val="000000" w:themeColor="text1"/>
          <w:szCs w:val="20"/>
          <w:u w:val="single"/>
          <w:lang w:eastAsia="ko-KR"/>
        </w:rPr>
        <w:t xml:space="preserve"> </w:t>
      </w:r>
      <w:r w:rsidRPr="00B26483">
        <w:rPr>
          <w:rFonts w:ascii="맑은 고딕" w:eastAsia="맑은 고딕" w:hAnsi="맑은 고딕" w:hint="eastAsia"/>
          <w:b/>
          <w:bCs/>
          <w:color w:val="000000" w:themeColor="text1"/>
          <w:szCs w:val="20"/>
          <w:u w:val="single"/>
          <w:lang w:eastAsia="ko-KR"/>
        </w:rPr>
        <w:t>반드시 하기 사항에서 해당 부분을 기재해 주시기 바랍니다.</w:t>
      </w: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출원인 정보</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출원인 명칭(또는 출원인 코드)</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460459" w:rsidP="00CB2E0C">
            <w:pPr>
              <w:widowControl/>
              <w:spacing w:line="180" w:lineRule="exact"/>
              <w:rPr>
                <w:rFonts w:ascii="맑은 고딕" w:eastAsia="맑은 고딕" w:hAnsi="맑은 고딕" w:cs="굴림"/>
                <w:color w:val="000000" w:themeColor="text1"/>
                <w:kern w:val="0"/>
                <w:sz w:val="16"/>
                <w:szCs w:val="16"/>
                <w:lang w:eastAsia="ko-KR"/>
              </w:rPr>
            </w:pPr>
            <w:r w:rsidRPr="00460459">
              <w:rPr>
                <w:rFonts w:ascii="맑은 고딕" w:eastAsia="맑은 고딕" w:hAnsi="맑은 고딕" w:cs="굴림"/>
                <w:color w:val="000000" w:themeColor="text1"/>
                <w:kern w:val="0"/>
                <w:sz w:val="16"/>
                <w:szCs w:val="16"/>
                <w:lang w:eastAsia="ko-KR"/>
              </w:rPr>
              <w:t>(</w:t>
            </w:r>
            <w:r w:rsidRPr="00460459">
              <w:rPr>
                <w:rFonts w:ascii="맑은 고딕" w:eastAsia="맑은 고딕" w:hAnsi="맑은 고딕" w:cs="굴림" w:hint="eastAsia"/>
                <w:color w:val="000000" w:themeColor="text1"/>
                <w:kern w:val="0"/>
                <w:sz w:val="16"/>
                <w:szCs w:val="16"/>
                <w:lang w:eastAsia="ko-KR"/>
              </w:rPr>
              <w:t>주</w:t>
            </w:r>
            <w:r w:rsidRPr="00460459">
              <w:rPr>
                <w:rFonts w:ascii="맑은 고딕" w:eastAsia="맑은 고딕" w:hAnsi="맑은 고딕" w:cs="굴림"/>
                <w:color w:val="000000" w:themeColor="text1"/>
                <w:kern w:val="0"/>
                <w:sz w:val="16"/>
                <w:szCs w:val="16"/>
                <w:lang w:eastAsia="ko-KR"/>
              </w:rPr>
              <w:t>)</w:t>
            </w:r>
            <w:r w:rsidRPr="00460459">
              <w:rPr>
                <w:rFonts w:ascii="맑은 고딕" w:eastAsia="맑은 고딕" w:hAnsi="맑은 고딕" w:cs="굴림" w:hint="eastAsia"/>
                <w:color w:val="000000" w:themeColor="text1"/>
                <w:kern w:val="0"/>
                <w:sz w:val="16"/>
                <w:szCs w:val="16"/>
                <w:lang w:eastAsia="ko-KR"/>
              </w:rPr>
              <w:t>리얼감</w:t>
            </w: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이전에 출원인 정보를 알려주신 적이 없다면, 본 명세서 초안에 대한 회신과 동시에 출원인 정보(출원인 명칭, 또는 출원인코드)를 알려주시기 바랍니다. 출원인이 2 이상인 경우 출원인 모두에 대한 정보가 필요합니다. 참고로 특허에 대한 모든 권리는 발명자가 아닌 출원인이 갖게 됩니다.</w:t>
            </w:r>
          </w:p>
        </w:tc>
      </w:tr>
    </w:tbl>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심사청구 여부</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심사청구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 xml:space="preserve">고객으로부터의 특별한 반대지시가 없는 경우 출원과 동시에 심사청구를 진행합니다. 심사청구를 하지 않으면 특허청에서 본 출원이 특허를 받을 수 있는지에 관한 심사가 진행되지 않습니다. </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발명자 정보</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058"/>
        <w:gridCol w:w="1994"/>
        <w:gridCol w:w="6157"/>
      </w:tblGrid>
      <w:tr w:rsidR="000A4372" w:rsidRPr="00B26483" w:rsidTr="00CB2E0C">
        <w:trPr>
          <w:trHeight w:val="47"/>
        </w:trPr>
        <w:tc>
          <w:tcPr>
            <w:tcW w:w="1058" w:type="dxa"/>
            <w:vMerge w:val="restart"/>
            <w:tcBorders>
              <w:top w:val="single" w:sz="2" w:space="0" w:color="000000"/>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발명자1</w:t>
            </w: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국문성명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영문성명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주민등록번호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우편번호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등본상 도로명주소</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3"/>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이전에 발명자 정보를 알려주신 적이 없다면, 본 명세서 초안에 대한 회신과 동시에 발명자 정보(국문 및 영문 명칭, 주민등록번호, 및 주소)를 알려주시기 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모든 발명자가 기재되어야 하므로,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발명자가 2명 이상인 경우 표를 추가하여 기재하시거나,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이메일 등을 통해 해당 정보를 알려주시기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관련 과제 정보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642"/>
        <w:gridCol w:w="2410"/>
        <w:gridCol w:w="6157"/>
      </w:tblGrid>
      <w:tr w:rsidR="000A4372" w:rsidRPr="00B26483" w:rsidTr="00CB2E0C">
        <w:trPr>
          <w:trHeight w:val="47"/>
        </w:trPr>
        <w:tc>
          <w:tcPr>
            <w:tcW w:w="642" w:type="dxa"/>
            <w:vMerge w:val="restart"/>
            <w:tcBorders>
              <w:top w:val="single" w:sz="2" w:space="0" w:color="000000"/>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관</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련</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과</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제</w:t>
            </w: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과제고유번호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부처명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연구관리전문기관</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연구사업명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연구과제명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기여율</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주관기관</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연구기간</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3"/>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국가 연구개발 과제와 관련하여 출원되는 경우 출원시에</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해당 과제정보가</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필요합니다.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과제정보는 국가과학기술지식정보서비스 사이트(</w:t>
            </w:r>
            <w:r w:rsidRPr="00B26483">
              <w:rPr>
                <w:rFonts w:ascii="맑은 고딕" w:eastAsia="맑은 고딕" w:hAnsi="맑은 고딕" w:cs="굴림"/>
                <w:color w:val="000000" w:themeColor="text1"/>
                <w:kern w:val="0"/>
                <w:sz w:val="16"/>
                <w:szCs w:val="16"/>
                <w:lang w:eastAsia="ko-KR"/>
              </w:rPr>
              <w:t>www.ntis.go.kr)</w:t>
            </w:r>
            <w:r w:rsidRPr="00B26483">
              <w:rPr>
                <w:rFonts w:ascii="맑은 고딕" w:eastAsia="맑은 고딕" w:hAnsi="맑은 고딕" w:cs="굴림" w:hint="eastAsia"/>
                <w:color w:val="000000" w:themeColor="text1"/>
                <w:kern w:val="0"/>
                <w:sz w:val="16"/>
                <w:szCs w:val="16"/>
                <w:lang w:eastAsia="ko-KR"/>
              </w:rPr>
              <w:t>를 통해서 확인 가능합니다.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발명의 공개 여부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발명의 공개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출원 이전에 제품출시, 논문발표, 카탈로그 등의 형태로 발명이 이미 공개된 경우라면, 그 사실(언제 어떠한 형태로 공개되었는지)을 미리 알려주시기 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아울러,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해당 공개자료(제품사진,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논문,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카탈로그,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학회포스터 등)를 보내주시기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해외출원 여부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해외출원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A5390D" w:rsidP="00CB2E0C">
            <w:pPr>
              <w:widowControl/>
              <w:spacing w:line="180" w:lineRule="exact"/>
              <w:rPr>
                <w:rFonts w:ascii="맑은 고딕" w:eastAsia="맑은 고딕" w:hAnsi="맑은 고딕" w:cs="굴림"/>
                <w:color w:val="000000" w:themeColor="text1"/>
                <w:kern w:val="0"/>
                <w:sz w:val="16"/>
                <w:szCs w:val="16"/>
                <w:lang w:eastAsia="ko-KR"/>
              </w:rPr>
            </w:pPr>
            <w:r>
              <w:rPr>
                <w:rFonts w:ascii="맑은 고딕" w:eastAsia="맑은 고딕" w:hAnsi="맑은 고딕" w:cs="굴림" w:hint="eastAsia"/>
                <w:color w:val="000000" w:themeColor="text1"/>
                <w:kern w:val="0"/>
                <w:sz w:val="16"/>
                <w:szCs w:val="16"/>
                <w:lang w:eastAsia="ko-KR"/>
              </w:rPr>
              <w:t>P</w:t>
            </w:r>
            <w:r>
              <w:rPr>
                <w:rFonts w:ascii="맑은 고딕" w:eastAsia="맑은 고딕" w:hAnsi="맑은 고딕" w:cs="굴림"/>
                <w:color w:val="000000" w:themeColor="text1"/>
                <w:kern w:val="0"/>
                <w:sz w:val="16"/>
                <w:szCs w:val="16"/>
                <w:lang w:eastAsia="ko-KR"/>
              </w:rPr>
              <w:t xml:space="preserve">CT </w:t>
            </w:r>
            <w:r>
              <w:rPr>
                <w:rFonts w:ascii="맑은 고딕" w:eastAsia="맑은 고딕" w:hAnsi="맑은 고딕" w:cs="굴림" w:hint="eastAsia"/>
                <w:color w:val="000000" w:themeColor="text1"/>
                <w:kern w:val="0"/>
                <w:sz w:val="16"/>
                <w:szCs w:val="16"/>
                <w:lang w:eastAsia="ko-KR"/>
              </w:rPr>
              <w:t>출원</w:t>
            </w: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lastRenderedPageBreak/>
              <w:t>해외에서 기술을 보호받고자 하는 경우 해당 외국에 출원을 해야 하며, 이 경우 국내 출원일로부터 1년 이내에 해야 불이익이 없습니다. 해외 출원이 필요한 경우 충분한 기간의 여유(3개월)를 두어 알려주시기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명세서 관련 당소 의견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853"/>
        <w:gridCol w:w="7356"/>
      </w:tblGrid>
      <w:tr w:rsidR="000A4372" w:rsidRPr="00B26483" w:rsidTr="00CB2E0C">
        <w:trPr>
          <w:trHeight w:val="306"/>
        </w:trPr>
        <w:tc>
          <w:tcPr>
            <w:tcW w:w="1853" w:type="dxa"/>
            <w:tcBorders>
              <w:top w:val="single" w:sz="2" w:space="0" w:color="000000"/>
              <w:left w:val="single" w:sz="2" w:space="0" w:color="000000"/>
              <w:bottom w:val="single" w:sz="12" w:space="0" w:color="000000"/>
              <w:right w:val="single" w:sz="2" w:space="0" w:color="000000"/>
            </w:tcBorders>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당소 의견</w:t>
            </w:r>
          </w:p>
        </w:tc>
        <w:tc>
          <w:tcPr>
            <w:tcW w:w="7356" w:type="dxa"/>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6483" w:rsidRDefault="00587955" w:rsidP="00CB2E0C">
            <w:pPr>
              <w:widowControl/>
              <w:rPr>
                <w:rFonts w:ascii="맑은 고딕" w:eastAsia="맑은 고딕" w:hAnsi="맑은 고딕" w:cs="굴림"/>
                <w:color w:val="000000" w:themeColor="text1"/>
                <w:kern w:val="0"/>
                <w:szCs w:val="20"/>
                <w:lang w:eastAsia="ko-KR"/>
              </w:rPr>
            </w:pPr>
            <w:r w:rsidRPr="00B26483">
              <w:rPr>
                <w:rFonts w:ascii="맑은 고딕" w:eastAsia="맑은 고딕" w:hAnsi="맑은 고딕" w:cs="굴림" w:hint="eastAsia"/>
                <w:color w:val="000000" w:themeColor="text1"/>
                <w:kern w:val="0"/>
                <w:sz w:val="16"/>
                <w:szCs w:val="16"/>
                <w:lang w:eastAsia="ko-KR"/>
              </w:rPr>
              <w:t>(본 란은 명세서 기재와 관련하여 특이사항이 있는 경우 기재하는 곳입니다. 특이사항이 없는 경우 공란입니다.)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초안 검토시 유의사항</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9209"/>
      </w:tblGrid>
      <w:tr w:rsidR="000A4372" w:rsidRPr="00B26483" w:rsidTr="00CB2E0C">
        <w:trPr>
          <w:trHeight w:val="494"/>
        </w:trPr>
        <w:tc>
          <w:tcPr>
            <w:tcW w:w="9209" w:type="dxa"/>
            <w:tcBorders>
              <w:top w:val="single" w:sz="2" w:space="0" w:color="000000"/>
              <w:left w:val="single" w:sz="2" w:space="0" w:color="000000"/>
              <w:bottom w:val="single" w:sz="12" w:space="0" w:color="auto"/>
              <w:right w:val="single" w:sz="12" w:space="0" w:color="000000"/>
            </w:tcBorders>
            <w:shd w:val="clear" w:color="auto" w:fill="auto"/>
            <w:vAlign w:val="center"/>
          </w:tcPr>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 명세서 작성에 최선을 다했습니다만, 혹시 의도했던 바와 상이한 부분이 있거나 수정 또는 추가해야 할 부분이 있다면 알려주시기 바랍니다. 초안 검토시 아래의 내용을 참조하시기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1.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 명칭</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발명의 명칭</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은 청구항의 마지막 부분 기재(예컨대,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장치</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또는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방법</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등)와 일치시키는 것이 원칙이며, 그렇지 않을 경우 심사관으로부터 지적을 받을 수 있습니다. 따라서 청구항에서 권리를 넓게 하기 위해 발명의 명칭을 다소 포괄적 또는 추상적으로 기재하는 경우가 많다는 점을 양지해 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2.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기술분야</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 xml:space="preserve"> 및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배경이</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되는</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기술</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배경기술</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은 특허의 권리범위와는 직접적인 관련이 없는 부분입니다. 또한 모든 배경기술을 상세히 기재하는 것은 가능하지도 않을 뿐만 아니라, 본 발명의 특허성을 낮추게 할 염려가 있다는 점에서 바람직하지도 않습니다. 즉 배경기술 부분은 본 발명과의 차이점이 이해될 수 있을 정도로만 기재되면 충분합니다.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3.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 내용</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발명의 내용</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에는 해결하고자</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과제, 과제의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수단, 발명의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효과, 도면의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간단한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설명, 발명을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실시하기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위한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구체적인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 및 부호의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 xml:space="preserve">설명 등이 기재될 수 있습니다만, 여기서는 발명의 실시예(Example), 즉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실시하기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위한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구체적인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부분이 가장 중요합니다. 이 부분에서 혹시 기술적으로 잘못되었거나 오해될 수 있는 표현이 있다면 알려주시기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4.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특허청구범위</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와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특허청구범위</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즉 청구항은 특허의 권리범위를 정하는 부분으로 명세서에서 가장 중요한 사항 중의 하나입니다. 다만 청구항 기재는 법률(특허법 등)과 행정규칙(심사기준 등)에 의해 엄격히 규율되고 있고 일반적인 문장 형식과 상이하기 때문에 검토하기 까다로울 수 있습니다. 또한 기술분야에 따라 청구항 작성 실무가 상이한 경우도 많고, 출원전략상 일반적인 기재방법과 다소 다르게 작성하는 경우도 많습니다. 이러한 점을 충분히 감안하여 검토하시되, 특히 청구항에 불필요한 기술적 한정사항이 포함되어 있거나, 기술적으로 잘못 기재된 부분이 있는 경우, 또는 기술용어의 의미가 해당 기술분야에서 적절치 않거나 불명확한 경우가 있다면 알려주시기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5.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요약서</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와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요약서</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는 말 그대로 발명의 내용을 요약한 부분으로 다소 형식적으로 기재하는 부분입니다. 따라서 특별한 경우가 아니라면 수정될 필요가 없습니다.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6.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도면</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도면</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은 발명의 실시예(Example)를 설명하기 위해 첨부하는 것으로, 특허의 권리범위와는 직접적인 관련이 없습니다. 즉 특허의 권리범위는 도면에 기재되어 있는 사항으로 한정되는 것은 아니며, 기술분야에 따라서는 도면 첨부를 생략하는 경우도 있습니다. 도면에 기재된 사항 중 기술적으로 잘못된 부분이 있거나, 도면부호에 오류가 있다면 알려주시기 바랍니다.</w:t>
            </w:r>
          </w:p>
        </w:tc>
      </w:tr>
    </w:tbl>
    <w:p w:rsidR="00587955" w:rsidRPr="00B26483" w:rsidRDefault="00587955">
      <w:pPr>
        <w:widowControl/>
        <w:spacing w:after="200" w:line="276" w:lineRule="auto"/>
        <w:rPr>
          <w:rFonts w:eastAsiaTheme="minorEastAsia"/>
          <w:color w:val="000000" w:themeColor="text1"/>
          <w:lang w:eastAsia="ko-KR"/>
        </w:rPr>
        <w:sectPr w:rsidR="00587955" w:rsidRPr="00B26483" w:rsidSect="00587955">
          <w:headerReference w:type="default" r:id="rId8"/>
          <w:footerReference w:type="default" r:id="rId9"/>
          <w:pgSz w:w="11906" w:h="16838" w:code="9"/>
          <w:pgMar w:top="1701" w:right="1440" w:bottom="1440" w:left="1440" w:header="737" w:footer="567" w:gutter="0"/>
          <w:pgNumType w:start="1"/>
          <w:cols w:space="425"/>
          <w:docGrid w:linePitch="360"/>
        </w:sectPr>
      </w:pP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【명세서】</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명칭】</w:t>
      </w:r>
    </w:p>
    <w:p w:rsidR="00587955" w:rsidRPr="00B26483" w:rsidRDefault="00E54FB6"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동작인식 </w:t>
      </w:r>
      <w:r w:rsidR="00A3747B">
        <w:rPr>
          <w:rFonts w:ascii="맑은 고딕" w:eastAsia="맑은 고딕" w:hAnsi="맑은 고딕" w:hint="eastAsia"/>
          <w:color w:val="000000" w:themeColor="text1"/>
          <w:sz w:val="24"/>
          <w:lang w:eastAsia="ko-KR"/>
        </w:rPr>
        <w:t>시스템</w:t>
      </w:r>
      <w:r w:rsidR="00762A53">
        <w:rPr>
          <w:rFonts w:ascii="맑은 고딕" w:eastAsia="맑은 고딕" w:hAnsi="맑은 고딕" w:hint="eastAsia"/>
          <w:color w:val="000000" w:themeColor="text1"/>
          <w:sz w:val="24"/>
          <w:lang w:eastAsia="ko-KR"/>
        </w:rPr>
        <w:t xml:space="preserve"> 및 </w:t>
      </w:r>
      <w:r w:rsidR="00A5390D">
        <w:rPr>
          <w:rFonts w:ascii="맑은 고딕" w:eastAsia="맑은 고딕" w:hAnsi="맑은 고딕" w:hint="eastAsia"/>
          <w:color w:val="000000" w:themeColor="text1"/>
          <w:sz w:val="24"/>
          <w:lang w:eastAsia="ko-KR"/>
        </w:rPr>
        <w:t xml:space="preserve">이를 이용한 동작인식 </w:t>
      </w:r>
      <w:r w:rsidR="00762A53">
        <w:rPr>
          <w:rFonts w:ascii="맑은 고딕" w:eastAsia="맑은 고딕" w:hAnsi="맑은 고딕" w:hint="eastAsia"/>
          <w:color w:val="000000" w:themeColor="text1"/>
          <w:sz w:val="24"/>
          <w:lang w:eastAsia="ko-KR"/>
        </w:rPr>
        <w:t>방법</w:t>
      </w:r>
      <w:del w:id="4" w:author="박 상완" w:date="2018-10-24T22:30:00Z">
        <w:r w:rsidR="00587955" w:rsidRPr="00B26483" w:rsidDel="00D864F7">
          <w:rPr>
            <w:rFonts w:ascii="맑은 고딕" w:eastAsia="맑은 고딕" w:hAnsi="맑은 고딕"/>
            <w:color w:val="000000" w:themeColor="text1"/>
            <w:sz w:val="24"/>
            <w:lang w:eastAsia="ko-KR"/>
          </w:rPr>
          <w:delText>{</w:delText>
        </w:r>
        <w:r w:rsidR="00A3747B" w:rsidDel="00D864F7">
          <w:rPr>
            <w:rFonts w:ascii="맑은 고딕" w:eastAsia="맑은 고딕" w:hAnsi="맑은 고딕" w:hint="eastAsia"/>
            <w:color w:val="000000" w:themeColor="text1"/>
            <w:sz w:val="24"/>
            <w:lang w:eastAsia="ko-KR"/>
          </w:rPr>
          <w:delText>SYSTEM</w:delText>
        </w:r>
        <w:r w:rsidR="00762A53" w:rsidDel="00D864F7">
          <w:rPr>
            <w:rFonts w:ascii="맑은 고딕" w:eastAsia="맑은 고딕" w:hAnsi="맑은 고딕" w:hint="eastAsia"/>
            <w:color w:val="000000" w:themeColor="text1"/>
            <w:sz w:val="24"/>
            <w:lang w:eastAsia="ko-KR"/>
          </w:rPr>
          <w:delText xml:space="preserve"> AND METHOD FOR RECOGNIZING</w:delText>
        </w:r>
        <w:r w:rsidR="00545B71" w:rsidDel="00D864F7">
          <w:rPr>
            <w:rFonts w:ascii="맑은 고딕" w:eastAsia="맑은 고딕" w:hAnsi="맑은 고딕"/>
            <w:color w:val="000000" w:themeColor="text1"/>
            <w:sz w:val="24"/>
            <w:lang w:eastAsia="ko-KR"/>
          </w:rPr>
          <w:delText xml:space="preserve"> MOTION</w:delText>
        </w:r>
        <w:r w:rsidR="00587955" w:rsidRPr="00B26483" w:rsidDel="00D864F7">
          <w:rPr>
            <w:rFonts w:ascii="맑은 고딕" w:eastAsia="맑은 고딕" w:hAnsi="맑은 고딕"/>
            <w:color w:val="000000" w:themeColor="text1"/>
            <w:sz w:val="24"/>
            <w:lang w:eastAsia="ko-KR"/>
          </w:rPr>
          <w:delText>}</w:delText>
        </w:r>
      </w:del>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【기술분야】</w:t>
      </w:r>
    </w:p>
    <w:p w:rsidR="001547A9" w:rsidRPr="00BE4FFD" w:rsidRDefault="001547A9" w:rsidP="001547A9">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hint="eastAsia"/>
          <w:sz w:val="24"/>
          <w:lang w:eastAsia="ko-KR"/>
        </w:rPr>
        <w:t>본</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발명은</w:t>
      </w:r>
      <w:r>
        <w:rPr>
          <w:rFonts w:ascii="맑은 고딕" w:eastAsia="맑은 고딕" w:hAnsi="맑은 고딕" w:hint="eastAsia"/>
          <w:sz w:val="24"/>
          <w:lang w:eastAsia="ko-KR"/>
        </w:rPr>
        <w:t xml:space="preserve"> </w:t>
      </w:r>
      <w:r w:rsidR="00E54FB6">
        <w:rPr>
          <w:rFonts w:ascii="맑은 고딕" w:eastAsia="맑은 고딕" w:hAnsi="맑은 고딕" w:hint="eastAsia"/>
          <w:sz w:val="24"/>
          <w:lang w:eastAsia="ko-KR"/>
        </w:rPr>
        <w:t xml:space="preserve">동작인식 </w:t>
      </w:r>
      <w:r w:rsidR="00A3747B">
        <w:rPr>
          <w:rFonts w:ascii="맑은 고딕" w:eastAsia="맑은 고딕" w:hAnsi="맑은 고딕" w:hint="eastAsia"/>
          <w:sz w:val="24"/>
          <w:lang w:eastAsia="ko-KR"/>
        </w:rPr>
        <w:t>시스템</w:t>
      </w:r>
      <w:r w:rsidR="00545B71">
        <w:rPr>
          <w:rFonts w:ascii="맑은 고딕" w:eastAsia="맑은 고딕" w:hAnsi="맑은 고딕" w:hint="eastAsia"/>
          <w:sz w:val="24"/>
          <w:lang w:eastAsia="ko-KR"/>
        </w:rPr>
        <w:t xml:space="preserve"> 및 </w:t>
      </w:r>
      <w:r w:rsidR="00A5390D">
        <w:rPr>
          <w:rFonts w:ascii="맑은 고딕" w:eastAsia="맑은 고딕" w:hAnsi="맑은 고딕" w:hint="eastAsia"/>
          <w:sz w:val="24"/>
          <w:lang w:eastAsia="ko-KR"/>
        </w:rPr>
        <w:t xml:space="preserve">이를 이용한 동작인식 </w:t>
      </w:r>
      <w:r w:rsidR="00545B71">
        <w:rPr>
          <w:rFonts w:ascii="맑은 고딕" w:eastAsia="맑은 고딕" w:hAnsi="맑은 고딕" w:hint="eastAsia"/>
          <w:sz w:val="24"/>
          <w:lang w:eastAsia="ko-KR"/>
        </w:rPr>
        <w:t>방법</w:t>
      </w:r>
      <w:r w:rsidR="00231449" w:rsidRPr="00231449">
        <w:rPr>
          <w:rFonts w:ascii="맑은 고딕" w:eastAsia="맑은 고딕" w:hAnsi="맑은 고딕" w:hint="eastAsia"/>
          <w:sz w:val="24"/>
          <w:lang w:eastAsia="ko-KR"/>
        </w:rPr>
        <w:t>에</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관한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것으로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보다</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상세하게는</w:t>
      </w:r>
      <w:r w:rsidR="00231449" w:rsidRPr="00231449">
        <w:rPr>
          <w:rFonts w:ascii="맑은 고딕" w:eastAsia="맑은 고딕" w:hAnsi="맑은 고딕"/>
          <w:sz w:val="24"/>
          <w:lang w:eastAsia="ko-KR"/>
        </w:rPr>
        <w:t xml:space="preserve"> </w:t>
      </w:r>
      <w:r w:rsidR="006B57B8">
        <w:rPr>
          <w:rFonts w:ascii="맑은 고딕" w:eastAsia="맑은 고딕" w:hAnsi="맑은 고딕" w:hint="eastAsia"/>
          <w:sz w:val="24"/>
          <w:lang w:eastAsia="ko-KR"/>
        </w:rPr>
        <w:t>자이로 센서 및 레이저</w:t>
      </w:r>
      <w:r w:rsidR="006B57B8" w:rsidRPr="00231449">
        <w:rPr>
          <w:rFonts w:ascii="맑은 고딕" w:eastAsia="맑은 고딕" w:hAnsi="맑은 고딕"/>
          <w:sz w:val="24"/>
          <w:lang w:eastAsia="ko-KR"/>
        </w:rPr>
        <w:t xml:space="preserve"> </w:t>
      </w:r>
      <w:r w:rsidR="006B57B8" w:rsidRPr="00231449">
        <w:rPr>
          <w:rFonts w:ascii="맑은 고딕" w:eastAsia="맑은 고딕" w:hAnsi="맑은 고딕" w:hint="eastAsia"/>
          <w:sz w:val="24"/>
          <w:lang w:eastAsia="ko-KR"/>
        </w:rPr>
        <w:t>센서를</w:t>
      </w:r>
      <w:r w:rsidR="006B57B8" w:rsidRPr="00231449">
        <w:rPr>
          <w:rFonts w:ascii="맑은 고딕" w:eastAsia="맑은 고딕" w:hAnsi="맑은 고딕"/>
          <w:sz w:val="24"/>
          <w:lang w:eastAsia="ko-KR"/>
        </w:rPr>
        <w:t xml:space="preserve"> </w:t>
      </w:r>
      <w:r w:rsidR="006B57B8">
        <w:rPr>
          <w:rFonts w:ascii="맑은 고딕" w:eastAsia="맑은 고딕" w:hAnsi="맑은 고딕" w:hint="eastAsia"/>
          <w:sz w:val="24"/>
          <w:lang w:eastAsia="ko-KR"/>
        </w:rPr>
        <w:t>이용하여 팔</w:t>
      </w:r>
      <w:r w:rsidR="006B57B8" w:rsidRPr="00231449">
        <w:rPr>
          <w:rFonts w:ascii="맑은 고딕" w:eastAsia="맑은 고딕" w:hAnsi="맑은 고딕" w:hint="eastAsia"/>
          <w:sz w:val="24"/>
          <w:lang w:eastAsia="ko-KR"/>
        </w:rPr>
        <w:t>의</w:t>
      </w:r>
      <w:r w:rsidR="006B57B8" w:rsidRPr="00231449">
        <w:rPr>
          <w:rFonts w:ascii="맑은 고딕" w:eastAsia="맑은 고딕" w:hAnsi="맑은 고딕"/>
          <w:sz w:val="24"/>
          <w:lang w:eastAsia="ko-KR"/>
        </w:rPr>
        <w:t xml:space="preserve"> </w:t>
      </w:r>
      <w:r w:rsidR="006B57B8" w:rsidRPr="00231449">
        <w:rPr>
          <w:rFonts w:ascii="맑은 고딕" w:eastAsia="맑은 고딕" w:hAnsi="맑은 고딕" w:hint="eastAsia"/>
          <w:sz w:val="24"/>
          <w:lang w:eastAsia="ko-KR"/>
        </w:rPr>
        <w:t>움직임을</w:t>
      </w:r>
      <w:r w:rsidR="006B57B8" w:rsidRPr="00231449">
        <w:rPr>
          <w:rFonts w:ascii="맑은 고딕" w:eastAsia="맑은 고딕" w:hAnsi="맑은 고딕"/>
          <w:sz w:val="24"/>
          <w:lang w:eastAsia="ko-KR"/>
        </w:rPr>
        <w:t xml:space="preserve"> </w:t>
      </w:r>
      <w:r w:rsidR="006B57B8">
        <w:rPr>
          <w:rFonts w:ascii="맑은 고딕" w:eastAsia="맑은 고딕" w:hAnsi="맑은 고딕" w:hint="eastAsia"/>
          <w:sz w:val="24"/>
          <w:lang w:eastAsia="ko-KR"/>
        </w:rPr>
        <w:t>인식하고 팔의 움직임을 모형을 통해 디스플레이하도록</w:t>
      </w:r>
      <w:r w:rsidR="00156EF2">
        <w:rPr>
          <w:rFonts w:ascii="맑은 고딕" w:eastAsia="맑은 고딕" w:hAnsi="맑은 고딕" w:hint="eastAsia"/>
          <w:sz w:val="24"/>
          <w:lang w:eastAsia="ko-KR"/>
        </w:rPr>
        <w:t xml:space="preserve"> 하는 </w:t>
      </w:r>
      <w:r w:rsidR="00E54FB6">
        <w:rPr>
          <w:rFonts w:ascii="맑은 고딕" w:eastAsia="맑은 고딕" w:hAnsi="맑은 고딕" w:hint="eastAsia"/>
          <w:sz w:val="24"/>
          <w:lang w:eastAsia="ko-KR"/>
        </w:rPr>
        <w:t xml:space="preserve">동작인식 </w:t>
      </w:r>
      <w:r w:rsidR="00A3747B">
        <w:rPr>
          <w:rFonts w:ascii="맑은 고딕" w:eastAsia="맑은 고딕" w:hAnsi="맑은 고딕" w:hint="eastAsia"/>
          <w:sz w:val="24"/>
          <w:lang w:eastAsia="ko-KR"/>
        </w:rPr>
        <w:t>시스템</w:t>
      </w:r>
      <w:r w:rsidR="00545B71">
        <w:rPr>
          <w:rFonts w:ascii="맑은 고딕" w:eastAsia="맑은 고딕" w:hAnsi="맑은 고딕" w:hint="eastAsia"/>
          <w:sz w:val="24"/>
          <w:lang w:eastAsia="ko-KR"/>
        </w:rPr>
        <w:t xml:space="preserve"> 및 </w:t>
      </w:r>
      <w:r w:rsidR="00A5390D">
        <w:rPr>
          <w:rFonts w:ascii="맑은 고딕" w:eastAsia="맑은 고딕" w:hAnsi="맑은 고딕" w:hint="eastAsia"/>
          <w:sz w:val="24"/>
          <w:lang w:eastAsia="ko-KR"/>
        </w:rPr>
        <w:t xml:space="preserve">이를 이용한 동작인식 </w:t>
      </w:r>
      <w:r w:rsidR="00545B71">
        <w:rPr>
          <w:rFonts w:ascii="맑은 고딕" w:eastAsia="맑은 고딕" w:hAnsi="맑은 고딕" w:hint="eastAsia"/>
          <w:sz w:val="24"/>
          <w:lang w:eastAsia="ko-KR"/>
        </w:rPr>
        <w:t>방법</w:t>
      </w:r>
      <w:r w:rsidR="00231449" w:rsidRPr="00231449">
        <w:rPr>
          <w:rFonts w:ascii="맑은 고딕" w:eastAsia="맑은 고딕" w:hAnsi="맑은 고딕" w:hint="eastAsia"/>
          <w:sz w:val="24"/>
          <w:lang w:eastAsia="ko-KR"/>
        </w:rPr>
        <w:t>에</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관한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것이다</w:t>
      </w:r>
      <w:r w:rsidR="00231449" w:rsidRPr="00231449">
        <w:rPr>
          <w:rFonts w:ascii="맑은 고딕" w:eastAsia="맑은 고딕" w:hAnsi="맑은 고딕"/>
          <w:sz w:val="24"/>
          <w:lang w:eastAsia="ko-KR"/>
        </w:rPr>
        <w:t>.</w:t>
      </w:r>
    </w:p>
    <w:p w:rsidR="00587955"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배경이 되는 기술】</w:t>
      </w:r>
    </w:p>
    <w:p w:rsidR="00734933" w:rsidRDefault="00734933" w:rsidP="0074341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34933">
        <w:rPr>
          <w:rFonts w:ascii="맑은 고딕" w:eastAsia="맑은 고딕" w:hAnsi="맑은 고딕" w:hint="eastAsia"/>
          <w:color w:val="000000" w:themeColor="text1"/>
          <w:sz w:val="24"/>
          <w:lang w:eastAsia="ko-KR"/>
        </w:rPr>
        <w:t>컴퓨터의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사용자</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인터페이스</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기술은</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마우스나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키보드</w:t>
      </w:r>
      <w:r>
        <w:rPr>
          <w:rFonts w:ascii="맑은 고딕" w:eastAsia="맑은 고딕" w:hAnsi="맑은 고딕" w:hint="eastAsia"/>
          <w:color w:val="000000" w:themeColor="text1"/>
          <w:sz w:val="24"/>
          <w:lang w:eastAsia="ko-KR"/>
        </w:rPr>
        <w:t xml:space="preserve">, 터치를 </w:t>
      </w:r>
      <w:r w:rsidRPr="00734933">
        <w:rPr>
          <w:rFonts w:ascii="맑은 고딕" w:eastAsia="맑은 고딕" w:hAnsi="맑은 고딕" w:hint="eastAsia"/>
          <w:color w:val="000000" w:themeColor="text1"/>
          <w:sz w:val="24"/>
          <w:lang w:eastAsia="ko-KR"/>
        </w:rPr>
        <w:t>이용한</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과거</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방식에서</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발전하여</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현재</w:t>
      </w:r>
      <w:r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마이크로폰을 통해 입력된 음성을 인식하는 기술과</w:t>
      </w:r>
      <w:r>
        <w:rPr>
          <w:rFonts w:ascii="맑은 고딕" w:eastAsia="맑은 고딕" w:hAnsi="맑은 고딕"/>
          <w:color w:val="000000" w:themeColor="text1"/>
          <w:sz w:val="24"/>
          <w:lang w:eastAsia="ko-KR"/>
        </w:rPr>
        <w:t xml:space="preserve"> </w:t>
      </w:r>
      <w:r w:rsidR="00992CB4">
        <w:rPr>
          <w:rFonts w:ascii="맑은 고딕" w:eastAsia="맑은 고딕" w:hAnsi="맑은 고딕" w:hint="eastAsia"/>
          <w:color w:val="000000" w:themeColor="text1"/>
          <w:sz w:val="24"/>
          <w:lang w:eastAsia="ko-KR"/>
        </w:rPr>
        <w:t xml:space="preserve">카메라나 </w:t>
      </w:r>
      <w:r w:rsidRPr="00734933">
        <w:rPr>
          <w:rFonts w:ascii="맑은 고딕" w:eastAsia="맑은 고딕" w:hAnsi="맑은 고딕" w:hint="eastAsia"/>
          <w:color w:val="000000" w:themeColor="text1"/>
          <w:sz w:val="24"/>
          <w:lang w:eastAsia="ko-KR"/>
        </w:rPr>
        <w:t>센서</w:t>
      </w:r>
      <w:r>
        <w:rPr>
          <w:rFonts w:ascii="맑은 고딕" w:eastAsia="맑은 고딕" w:hAnsi="맑은 고딕" w:hint="eastAsia"/>
          <w:color w:val="000000" w:themeColor="text1"/>
          <w:sz w:val="24"/>
          <w:lang w:eastAsia="ko-KR"/>
        </w:rPr>
        <w:t>를 기반으로 하는</w:t>
      </w:r>
      <w:r w:rsidRPr="00734933">
        <w:rPr>
          <w:rFonts w:ascii="맑은 고딕" w:eastAsia="맑은 고딕" w:hAnsi="맑은 고딕"/>
          <w:color w:val="000000" w:themeColor="text1"/>
          <w:sz w:val="24"/>
          <w:lang w:eastAsia="ko-KR"/>
        </w:rPr>
        <w:t xml:space="preserve"> </w:t>
      </w:r>
      <w:r w:rsidR="00F7170C">
        <w:rPr>
          <w:rFonts w:ascii="맑은 고딕" w:eastAsia="맑은 고딕" w:hAnsi="맑은 고딕" w:hint="eastAsia"/>
          <w:color w:val="000000" w:themeColor="text1"/>
          <w:sz w:val="24"/>
          <w:lang w:eastAsia="ko-KR"/>
        </w:rPr>
        <w:t>동작인식</w:t>
      </w:r>
      <w:r w:rsidR="00992CB4">
        <w:rPr>
          <w:rFonts w:ascii="맑은 고딕" w:eastAsia="맑은 고딕" w:hAnsi="맑은 고딕" w:hint="eastAsia"/>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기술이</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상용화되고</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있다</w:t>
      </w:r>
      <w:r w:rsidRPr="00734933">
        <w:rPr>
          <w:rFonts w:ascii="맑은 고딕" w:eastAsia="맑은 고딕" w:hAnsi="맑은 고딕"/>
          <w:color w:val="000000" w:themeColor="text1"/>
          <w:sz w:val="24"/>
          <w:lang w:eastAsia="ko-KR"/>
        </w:rPr>
        <w:t>.</w:t>
      </w:r>
      <w:r w:rsidR="0074341D" w:rsidRPr="0074341D">
        <w:rPr>
          <w:rFonts w:ascii="맑은 고딕" w:eastAsia="맑은 고딕" w:hAnsi="맑은 고딕" w:hint="eastAsia"/>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최근에는</w:t>
      </w:r>
      <w:r w:rsidR="00F61413">
        <w:rPr>
          <w:rFonts w:ascii="맑은 고딕" w:eastAsia="맑은 고딕" w:hAnsi="맑은 고딕"/>
          <w:color w:val="000000" w:themeColor="text1"/>
          <w:sz w:val="24"/>
          <w:lang w:eastAsia="ko-KR"/>
        </w:rPr>
        <w:t xml:space="preserve"> </w:t>
      </w:r>
      <w:r w:rsidR="005B2A36">
        <w:rPr>
          <w:rFonts w:ascii="맑은 고딕" w:eastAsia="맑은 고딕" w:hAnsi="맑은 고딕"/>
          <w:color w:val="000000" w:themeColor="text1"/>
          <w:sz w:val="24"/>
          <w:lang w:eastAsia="ko-KR"/>
        </w:rPr>
        <w:t>3D</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영상과</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공간</w:t>
      </w:r>
      <w:r w:rsidR="00992CB4">
        <w:rPr>
          <w:rFonts w:ascii="맑은 고딕" w:eastAsia="맑은 고딕" w:hAnsi="맑은 고딕" w:hint="eastAsia"/>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인식</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기술을</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결합하여</w:t>
      </w:r>
      <w:r w:rsidR="0074341D" w:rsidRPr="00734933">
        <w:rPr>
          <w:rFonts w:ascii="맑은 고딕" w:eastAsia="맑은 고딕" w:hAnsi="맑은 고딕"/>
          <w:color w:val="000000" w:themeColor="text1"/>
          <w:sz w:val="24"/>
          <w:lang w:eastAsia="ko-KR"/>
        </w:rPr>
        <w:t xml:space="preserve"> 3</w:t>
      </w:r>
      <w:r w:rsidR="005B2A36">
        <w:rPr>
          <w:rFonts w:ascii="맑은 고딕" w:eastAsia="맑은 고딕" w:hAnsi="맑은 고딕" w:hint="eastAsia"/>
          <w:color w:val="000000" w:themeColor="text1"/>
          <w:sz w:val="24"/>
          <w:lang w:eastAsia="ko-KR"/>
        </w:rPr>
        <w:t>D</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영상</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내의</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콘텐츠를</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직접</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터치하거나</w:t>
      </w:r>
      <w:r w:rsidR="0074341D" w:rsidRPr="00734933">
        <w:rPr>
          <w:rFonts w:ascii="맑은 고딕" w:eastAsia="맑은 고딕" w:hAnsi="맑은 고딕"/>
          <w:color w:val="000000" w:themeColor="text1"/>
          <w:sz w:val="24"/>
          <w:lang w:eastAsia="ko-KR"/>
        </w:rPr>
        <w:t xml:space="preserve"> </w:t>
      </w:r>
      <w:r w:rsidR="00F61413">
        <w:rPr>
          <w:rFonts w:ascii="맑은 고딕" w:eastAsia="맑은 고딕" w:hAnsi="맑은 고딕" w:hint="eastAsia"/>
          <w:color w:val="000000" w:themeColor="text1"/>
          <w:sz w:val="24"/>
          <w:lang w:eastAsia="ko-KR"/>
        </w:rPr>
        <w:t>상호작용이</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가능하도록</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만드는</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기술이</w:t>
      </w:r>
      <w:r w:rsidR="0074341D" w:rsidRPr="00734933">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개발되고 있다.</w:t>
      </w:r>
    </w:p>
    <w:p w:rsidR="005B2A36" w:rsidRDefault="00F7170C" w:rsidP="0074341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w:t>
      </w:r>
      <w:r w:rsidR="00992CB4">
        <w:rPr>
          <w:rFonts w:ascii="맑은 고딕" w:eastAsia="맑은 고딕" w:hAnsi="맑은 고딕" w:hint="eastAsia"/>
          <w:color w:val="000000" w:themeColor="text1"/>
          <w:sz w:val="24"/>
          <w:lang w:eastAsia="ko-KR"/>
        </w:rPr>
        <w:t xml:space="preserve"> 기술</w:t>
      </w:r>
      <w:r w:rsidR="005B2A36">
        <w:rPr>
          <w:rFonts w:ascii="맑은 고딕" w:eastAsia="맑은 고딕" w:hAnsi="맑은 고딕" w:hint="eastAsia"/>
          <w:color w:val="000000" w:themeColor="text1"/>
          <w:sz w:val="24"/>
          <w:lang w:eastAsia="ko-KR"/>
        </w:rPr>
        <w:t xml:space="preserve"> 중에서 많이 사용되는 방식</w:t>
      </w:r>
      <w:r w:rsidR="00992CB4">
        <w:rPr>
          <w:rFonts w:ascii="맑은 고딕" w:eastAsia="맑은 고딕" w:hAnsi="맑은 고딕" w:hint="eastAsia"/>
          <w:color w:val="000000" w:themeColor="text1"/>
          <w:sz w:val="24"/>
          <w:lang w:eastAsia="ko-KR"/>
        </w:rPr>
        <w:t>은 카메라를 이용하여 움직이는 객체(신체의 일부분 또는 신체에 부착된 장치)를 인식하는 기술</w:t>
      </w:r>
      <w:r w:rsidR="005B2A36">
        <w:rPr>
          <w:rFonts w:ascii="맑은 고딕" w:eastAsia="맑은 고딕" w:hAnsi="맑은 고딕" w:hint="eastAsia"/>
          <w:color w:val="000000" w:themeColor="text1"/>
          <w:sz w:val="24"/>
          <w:lang w:eastAsia="ko-KR"/>
        </w:rPr>
        <w:t>로서,</w:t>
      </w:r>
      <w:r w:rsidR="005B2A36">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color w:val="000000" w:themeColor="text1"/>
          <w:sz w:val="24"/>
          <w:lang w:eastAsia="ko-KR"/>
        </w:rPr>
        <w:t>3</w:t>
      </w:r>
      <w:r w:rsidR="00094457">
        <w:rPr>
          <w:rFonts w:ascii="맑은 고딕" w:eastAsia="맑은 고딕" w:hAnsi="맑은 고딕" w:hint="eastAsia"/>
          <w:color w:val="000000" w:themeColor="text1"/>
          <w:sz w:val="24"/>
          <w:lang w:eastAsia="ko-KR"/>
        </w:rPr>
        <w:t>D</w:t>
      </w:r>
      <w:r w:rsidR="00094457" w:rsidRPr="00E82CFD">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hint="eastAsia"/>
          <w:color w:val="000000" w:themeColor="text1"/>
          <w:sz w:val="24"/>
          <w:lang w:eastAsia="ko-KR"/>
        </w:rPr>
        <w:t>카메라와</w:t>
      </w:r>
      <w:r w:rsidR="00094457" w:rsidRPr="00E82CFD">
        <w:rPr>
          <w:rFonts w:ascii="맑은 고딕" w:eastAsia="맑은 고딕" w:hAnsi="맑은 고딕"/>
          <w:color w:val="000000" w:themeColor="text1"/>
          <w:sz w:val="24"/>
          <w:lang w:eastAsia="ko-KR"/>
        </w:rPr>
        <w:t xml:space="preserve"> RGB </w:t>
      </w:r>
      <w:r w:rsidR="00094457" w:rsidRPr="00E82CFD">
        <w:rPr>
          <w:rFonts w:ascii="맑은 고딕" w:eastAsia="맑은 고딕" w:hAnsi="맑은 고딕" w:hint="eastAsia"/>
          <w:color w:val="000000" w:themeColor="text1"/>
          <w:sz w:val="24"/>
          <w:lang w:eastAsia="ko-KR"/>
        </w:rPr>
        <w:t>카메라를</w:t>
      </w:r>
      <w:r w:rsidR="00094457" w:rsidRPr="00E82CFD">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hint="eastAsia"/>
          <w:color w:val="000000" w:themeColor="text1"/>
          <w:sz w:val="24"/>
          <w:lang w:eastAsia="ko-KR"/>
        </w:rPr>
        <w:t>이용하여</w:t>
      </w:r>
      <w:r w:rsidR="00094457" w:rsidRPr="00E82CFD">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움직이는</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w:t>
      </w:r>
      <w:r w:rsidR="00094457" w:rsidRPr="000D637B">
        <w:rPr>
          <w:rFonts w:ascii="맑은 고딕" w:eastAsia="맑은 고딕" w:hAnsi="맑은 고딕"/>
          <w:color w:val="000000" w:themeColor="text1"/>
          <w:sz w:val="24"/>
          <w:lang w:eastAsia="ko-KR"/>
        </w:rPr>
        <w:t>(</w:t>
      </w:r>
      <w:r w:rsidR="00094457" w:rsidRPr="000D637B">
        <w:rPr>
          <w:rFonts w:ascii="맑은 고딕" w:eastAsia="맑은 고딕" w:hAnsi="맑은 고딕" w:hint="eastAsia"/>
          <w:color w:val="000000" w:themeColor="text1"/>
          <w:sz w:val="24"/>
          <w:lang w:eastAsia="ko-KR"/>
        </w:rPr>
        <w:t>동적</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w:t>
      </w:r>
      <w:r w:rsidR="00094457" w:rsidRPr="000D637B">
        <w:rPr>
          <w:rFonts w:ascii="맑은 고딕" w:eastAsia="맑은 고딕" w:hAnsi="맑은 고딕"/>
          <w:color w:val="000000" w:themeColor="text1"/>
          <w:sz w:val="24"/>
          <w:lang w:eastAsia="ko-KR"/>
        </w:rPr>
        <w:t>)</w:t>
      </w:r>
      <w:r w:rsidR="00094457" w:rsidRPr="000D637B">
        <w:rPr>
          <w:rFonts w:ascii="맑은 고딕" w:eastAsia="맑은 고딕" w:hAnsi="맑은 고딕" w:hint="eastAsia"/>
          <w:color w:val="000000" w:themeColor="text1"/>
          <w:sz w:val="24"/>
          <w:lang w:eastAsia="ko-KR"/>
        </w:rPr>
        <w:t>에</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대한</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뼈대를</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추출하여</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동적</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객체의</w:t>
      </w:r>
      <w:r w:rsidR="00094457" w:rsidRPr="000D637B">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color w:val="000000" w:themeColor="text1"/>
          <w:sz w:val="24"/>
          <w:lang w:eastAsia="ko-KR"/>
        </w:rPr>
        <w:t>3</w:t>
      </w:r>
      <w:r w:rsidR="00094457">
        <w:rPr>
          <w:rFonts w:ascii="맑은 고딕" w:eastAsia="맑은 고딕" w:hAnsi="맑은 고딕" w:hint="eastAsia"/>
          <w:color w:val="000000" w:themeColor="text1"/>
          <w:sz w:val="24"/>
          <w:lang w:eastAsia="ko-KR"/>
        </w:rPr>
        <w:t>D</w:t>
      </w:r>
      <w:r w:rsidR="00094457" w:rsidRPr="00E82CFD">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동작을</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인식하도록</w:t>
      </w:r>
      <w:r w:rsidR="00094457" w:rsidRPr="000D637B">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한다.</w:t>
      </w:r>
      <w:r w:rsidR="00094457">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이러한 방식은 사용자가 별도의 장치를 착용하지 않아도 되는 장점이 있는 반면에 신체의 관절 등의 움직임을 정확하게 포착하기 어렵고 가상현실에 대한 직접적인 피드백의 제공</w:t>
      </w:r>
      <w:r w:rsidR="00156EF2">
        <w:rPr>
          <w:rFonts w:ascii="맑은 고딕" w:eastAsia="맑은 고딕" w:hAnsi="맑은 고딕" w:hint="eastAsia"/>
          <w:color w:val="000000" w:themeColor="text1"/>
          <w:sz w:val="24"/>
          <w:lang w:eastAsia="ko-KR"/>
        </w:rPr>
        <w:t xml:space="preserve"> 없어서 몰입감을 </w:t>
      </w:r>
      <w:r w:rsidR="00156EF2">
        <w:rPr>
          <w:rFonts w:ascii="맑은 고딕" w:eastAsia="맑은 고딕" w:hAnsi="맑은 고딕" w:hint="eastAsia"/>
          <w:color w:val="000000" w:themeColor="text1"/>
          <w:sz w:val="24"/>
          <w:lang w:eastAsia="ko-KR"/>
        </w:rPr>
        <w:lastRenderedPageBreak/>
        <w:t xml:space="preserve">제공하는 데 한계가 </w:t>
      </w:r>
      <w:r w:rsidR="00094457">
        <w:rPr>
          <w:rFonts w:ascii="맑은 고딕" w:eastAsia="맑은 고딕" w:hAnsi="맑은 고딕" w:hint="eastAsia"/>
          <w:color w:val="000000" w:themeColor="text1"/>
          <w:sz w:val="24"/>
          <w:lang w:eastAsia="ko-KR"/>
        </w:rPr>
        <w:t>있다.</w:t>
      </w:r>
    </w:p>
    <w:p w:rsidR="00984A90" w:rsidRDefault="00007FA0" w:rsidP="005655A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가상현실에서 사용자의 </w:t>
      </w:r>
      <w:r w:rsidR="00F7170C">
        <w:rPr>
          <w:rFonts w:ascii="맑은 고딕" w:eastAsia="맑은 고딕" w:hAnsi="맑은 고딕" w:hint="eastAsia"/>
          <w:color w:val="000000" w:themeColor="text1"/>
          <w:sz w:val="24"/>
          <w:lang w:eastAsia="ko-KR"/>
        </w:rPr>
        <w:t>동작인식</w:t>
      </w:r>
      <w:r w:rsidR="005655A1">
        <w:rPr>
          <w:rFonts w:ascii="맑은 고딕" w:eastAsia="맑은 고딕" w:hAnsi="맑은 고딕" w:hint="eastAsia"/>
          <w:color w:val="000000" w:themeColor="text1"/>
          <w:sz w:val="24"/>
          <w:lang w:eastAsia="ko-KR"/>
        </w:rPr>
        <w:t xml:space="preserve">을 위하여 </w:t>
      </w:r>
      <w:r w:rsidR="00F7170C">
        <w:rPr>
          <w:rFonts w:ascii="맑은 고딕" w:eastAsia="맑은 고딕" w:hAnsi="맑은 고딕" w:hint="eastAsia"/>
          <w:color w:val="000000" w:themeColor="text1"/>
          <w:sz w:val="24"/>
          <w:lang w:eastAsia="ko-KR"/>
        </w:rPr>
        <w:t>동작인식</w:t>
      </w:r>
      <w:r w:rsidR="005655A1">
        <w:rPr>
          <w:rFonts w:ascii="맑은 고딕" w:eastAsia="맑은 고딕" w:hAnsi="맑은 고딕" w:hint="eastAsia"/>
          <w:color w:val="000000" w:themeColor="text1"/>
          <w:sz w:val="24"/>
          <w:lang w:eastAsia="ko-KR"/>
        </w:rPr>
        <w:t xml:space="preserve">이 필요한 </w:t>
      </w:r>
      <w:r w:rsidR="00992CB4">
        <w:rPr>
          <w:rFonts w:ascii="맑은 고딕" w:eastAsia="맑은 고딕" w:hAnsi="맑은 고딕" w:hint="eastAsia"/>
          <w:color w:val="000000" w:themeColor="text1"/>
          <w:sz w:val="24"/>
          <w:lang w:eastAsia="ko-KR"/>
        </w:rPr>
        <w:t>신체</w:t>
      </w:r>
      <w:r w:rsidR="005655A1">
        <w:rPr>
          <w:rFonts w:ascii="맑은 고딕" w:eastAsia="맑은 고딕" w:hAnsi="맑은 고딕" w:hint="eastAsia"/>
          <w:color w:val="000000" w:themeColor="text1"/>
          <w:sz w:val="24"/>
          <w:lang w:eastAsia="ko-KR"/>
        </w:rPr>
        <w:t xml:space="preserve"> 부위</w:t>
      </w:r>
      <w:r w:rsidR="00992CB4">
        <w:rPr>
          <w:rFonts w:ascii="맑은 고딕" w:eastAsia="맑은 고딕" w:hAnsi="맑은 고딕" w:hint="eastAsia"/>
          <w:color w:val="000000" w:themeColor="text1"/>
          <w:sz w:val="24"/>
          <w:lang w:eastAsia="ko-KR"/>
        </w:rPr>
        <w:t>에 부착</w:t>
      </w:r>
      <w:r w:rsidR="005655A1">
        <w:rPr>
          <w:rFonts w:ascii="맑은 고딕" w:eastAsia="맑은 고딕" w:hAnsi="맑은 고딕" w:hint="eastAsia"/>
          <w:color w:val="000000" w:themeColor="text1"/>
          <w:sz w:val="24"/>
          <w:lang w:eastAsia="ko-KR"/>
        </w:rPr>
        <w:t xml:space="preserve">되어 </w:t>
      </w:r>
      <w:r w:rsidR="00992CB4">
        <w:rPr>
          <w:rFonts w:ascii="맑은 고딕" w:eastAsia="맑은 고딕" w:hAnsi="맑은 고딕" w:hint="eastAsia"/>
          <w:color w:val="000000" w:themeColor="text1"/>
          <w:sz w:val="24"/>
          <w:lang w:eastAsia="ko-KR"/>
        </w:rPr>
        <w:t>센서를 통해 객체</w:t>
      </w:r>
      <w:r w:rsidR="005655A1">
        <w:rPr>
          <w:rFonts w:ascii="맑은 고딕" w:eastAsia="맑은 고딕" w:hAnsi="맑은 고딕" w:hint="eastAsia"/>
          <w:color w:val="000000" w:themeColor="text1"/>
          <w:sz w:val="24"/>
          <w:lang w:eastAsia="ko-KR"/>
        </w:rPr>
        <w:t>의 움직임을 인식하는 방식은 모든 관절에 센서가 부착되어야 객체의 정확한 움직임을 파악할 수 있어서 센서를 착용하는 사용자에게 착용의 불편함과 행동의 제약을 주는 문제점이 있다.</w:t>
      </w:r>
    </w:p>
    <w:p w:rsidR="00552824" w:rsidRDefault="00552824" w:rsidP="00984A9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2824">
        <w:rPr>
          <w:rFonts w:ascii="맑은 고딕" w:eastAsia="맑은 고딕" w:hAnsi="맑은 고딕" w:hint="eastAsia"/>
          <w:color w:val="000000" w:themeColor="text1"/>
          <w:sz w:val="24"/>
          <w:lang w:eastAsia="ko-KR"/>
        </w:rPr>
        <w:t>따라서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이러한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가상현실</w:t>
      </w:r>
      <w:r w:rsidR="00156EF2">
        <w:rPr>
          <w:rFonts w:ascii="맑은 고딕" w:eastAsia="맑은 고딕" w:hAnsi="맑은 고딕" w:hint="eastAsia"/>
          <w:color w:val="000000" w:themeColor="text1"/>
          <w:sz w:val="24"/>
          <w:lang w:eastAsia="ko-KR"/>
        </w:rPr>
        <w:t xml:space="preserve">에서의 </w:t>
      </w:r>
      <w:r w:rsidRPr="00552824">
        <w:rPr>
          <w:rFonts w:ascii="맑은 고딕" w:eastAsia="맑은 고딕" w:hAnsi="맑은 고딕" w:hint="eastAsia"/>
          <w:color w:val="000000" w:themeColor="text1"/>
          <w:sz w:val="24"/>
          <w:lang w:eastAsia="ko-KR"/>
        </w:rPr>
        <w:t>몰입감을</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높이</w:t>
      </w:r>
      <w:r w:rsidR="000378D6">
        <w:rPr>
          <w:rFonts w:ascii="맑은 고딕" w:eastAsia="맑은 고딕" w:hAnsi="맑은 고딕" w:hint="eastAsia"/>
          <w:color w:val="000000" w:themeColor="text1"/>
          <w:sz w:val="24"/>
          <w:lang w:eastAsia="ko-KR"/>
        </w:rPr>
        <w:t>고 사용자의 행동의 제약을 줄이</w:t>
      </w:r>
      <w:r w:rsidRPr="00552824">
        <w:rPr>
          <w:rFonts w:ascii="맑은 고딕" w:eastAsia="맑은 고딕" w:hAnsi="맑은 고딕" w:hint="eastAsia"/>
          <w:color w:val="000000" w:themeColor="text1"/>
          <w:sz w:val="24"/>
          <w:lang w:eastAsia="ko-KR"/>
        </w:rPr>
        <w:t>기</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위한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요구를</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만족시키기</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위해</w:t>
      </w:r>
      <w:r w:rsidRPr="00552824">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신체</w:t>
      </w:r>
      <w:r w:rsidR="000378D6">
        <w:rPr>
          <w:rFonts w:ascii="맑은 고딕" w:eastAsia="맑은 고딕" w:hAnsi="맑은 고딕" w:hint="eastAsia"/>
          <w:color w:val="000000" w:themeColor="text1"/>
          <w:sz w:val="24"/>
          <w:lang w:eastAsia="ko-KR"/>
        </w:rPr>
        <w:t>에</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부착</w:t>
      </w:r>
      <w:r w:rsidR="000378D6">
        <w:rPr>
          <w:rFonts w:ascii="맑은 고딕" w:eastAsia="맑은 고딕" w:hAnsi="맑은 고딕" w:hint="eastAsia"/>
          <w:color w:val="000000" w:themeColor="text1"/>
          <w:sz w:val="24"/>
          <w:lang w:eastAsia="ko-KR"/>
        </w:rPr>
        <w:t>되는 장치의 크기</w:t>
      </w:r>
      <w:r w:rsidR="000378D6" w:rsidRPr="000378D6">
        <w:rPr>
          <w:rFonts w:ascii="맑은 고딕" w:eastAsia="맑은 고딕" w:hAnsi="맑은 고딕" w:hint="eastAsia"/>
          <w:color w:val="000000" w:themeColor="text1"/>
          <w:sz w:val="24"/>
          <w:lang w:eastAsia="ko-KR"/>
        </w:rPr>
        <w:t>를</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더</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작게</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줄</w:t>
      </w:r>
      <w:r w:rsidR="000378D6">
        <w:rPr>
          <w:rFonts w:ascii="맑은 고딕" w:eastAsia="맑은 고딕" w:hAnsi="맑은 고딕" w:hint="eastAsia"/>
          <w:color w:val="000000" w:themeColor="text1"/>
          <w:sz w:val="24"/>
          <w:lang w:eastAsia="ko-KR"/>
        </w:rPr>
        <w:t>여</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착용성을</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키우</w:t>
      </w:r>
      <w:r w:rsidR="000378D6">
        <w:rPr>
          <w:rFonts w:ascii="맑은 고딕" w:eastAsia="맑은 고딕" w:hAnsi="맑은 고딕" w:hint="eastAsia"/>
          <w:color w:val="000000" w:themeColor="text1"/>
          <w:sz w:val="24"/>
          <w:lang w:eastAsia="ko-KR"/>
        </w:rPr>
        <w:t xml:space="preserve">는 </w:t>
      </w:r>
      <w:r w:rsidR="00F7170C">
        <w:rPr>
          <w:rFonts w:ascii="맑은 고딕" w:eastAsia="맑은 고딕" w:hAnsi="맑은 고딕" w:hint="eastAsia"/>
          <w:color w:val="000000" w:themeColor="text1"/>
          <w:sz w:val="24"/>
          <w:lang w:eastAsia="ko-KR"/>
        </w:rPr>
        <w:t>동작인식</w:t>
      </w:r>
      <w:r w:rsidR="000378D6">
        <w:rPr>
          <w:rFonts w:ascii="맑은 고딕" w:eastAsia="맑은 고딕" w:hAnsi="맑은 고딕" w:hint="eastAsia"/>
          <w:color w:val="000000" w:themeColor="text1"/>
          <w:sz w:val="24"/>
          <w:lang w:eastAsia="ko-KR"/>
        </w:rPr>
        <w:t xml:space="preserve"> 기술에 대한 필요성이 대두되고 있</w:t>
      </w:r>
      <w:r w:rsidRPr="00552824">
        <w:rPr>
          <w:rFonts w:ascii="맑은 고딕" w:eastAsia="맑은 고딕" w:hAnsi="맑은 고딕" w:hint="eastAsia"/>
          <w:color w:val="000000" w:themeColor="text1"/>
          <w:sz w:val="24"/>
          <w:lang w:eastAsia="ko-KR"/>
        </w:rPr>
        <w:t>다</w:t>
      </w:r>
      <w:r w:rsidRPr="00552824">
        <w:rPr>
          <w:rFonts w:ascii="맑은 고딕" w:eastAsia="맑은 고딕" w:hAnsi="맑은 고딕"/>
          <w:color w:val="000000" w:themeColor="text1"/>
          <w:sz w:val="24"/>
          <w:lang w:eastAsia="ko-KR"/>
        </w:rPr>
        <w:t>.</w:t>
      </w:r>
    </w:p>
    <w:p w:rsidR="00007FA0" w:rsidRPr="00552824" w:rsidRDefault="00007FA0" w:rsidP="00984A90">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【선행기술문헌】</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【특허문헌】</w:t>
      </w:r>
    </w:p>
    <w:p w:rsidR="00CD1992" w:rsidRPr="00BE4FFD" w:rsidRDefault="00CD1992" w:rsidP="00CD1992">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sz w:val="24"/>
          <w:lang w:eastAsia="ko-KR"/>
        </w:rPr>
        <w:t>(</w:t>
      </w:r>
      <w:r w:rsidRPr="00BE4FFD">
        <w:rPr>
          <w:rFonts w:ascii="맑은 고딕" w:eastAsia="맑은 고딕" w:hAnsi="맑은 고딕" w:hint="eastAsia"/>
          <w:sz w:val="24"/>
          <w:lang w:eastAsia="ko-KR"/>
        </w:rPr>
        <w:t>특허문헌</w:t>
      </w:r>
      <w:r w:rsidRPr="00BE4FFD">
        <w:rPr>
          <w:rFonts w:ascii="맑은 고딕" w:eastAsia="맑은 고딕" w:hAnsi="맑은 고딕"/>
          <w:sz w:val="24"/>
          <w:lang w:eastAsia="ko-KR"/>
        </w:rPr>
        <w:t xml:space="preserve"> 1) </w:t>
      </w:r>
      <w:r w:rsidRPr="00BE4FFD">
        <w:rPr>
          <w:rFonts w:ascii="맑은 고딕" w:eastAsia="맑은 고딕" w:hAnsi="맑은 고딕" w:hint="eastAsia"/>
          <w:sz w:val="24"/>
          <w:lang w:eastAsia="ko-KR"/>
        </w:rPr>
        <w:t>대한민국</w:t>
      </w:r>
      <w:r w:rsidRPr="00BE4FFD">
        <w:rPr>
          <w:rFonts w:ascii="맑은 고딕" w:eastAsia="맑은 고딕" w:hAnsi="맑은 고딕"/>
          <w:sz w:val="24"/>
          <w:lang w:eastAsia="ko-KR"/>
        </w:rPr>
        <w:t xml:space="preserve"> </w:t>
      </w:r>
      <w:r>
        <w:rPr>
          <w:rFonts w:ascii="맑은 고딕" w:eastAsia="맑은 고딕" w:hAnsi="맑은 고딕" w:hint="eastAsia"/>
          <w:sz w:val="24"/>
          <w:lang w:eastAsia="ko-KR"/>
        </w:rPr>
        <w:t>등록</w:t>
      </w:r>
      <w:r w:rsidRPr="00BE4FFD">
        <w:rPr>
          <w:rFonts w:ascii="맑은 고딕" w:eastAsia="맑은 고딕" w:hAnsi="맑은 고딕" w:hint="eastAsia"/>
          <w:sz w:val="24"/>
          <w:lang w:eastAsia="ko-KR"/>
        </w:rPr>
        <w:t>특허</w:t>
      </w:r>
      <w:r w:rsidRPr="00BE4FFD">
        <w:rPr>
          <w:rFonts w:ascii="맑은 고딕" w:eastAsia="맑은 고딕" w:hAnsi="맑은 고딕"/>
          <w:sz w:val="24"/>
          <w:lang w:eastAsia="ko-KR"/>
        </w:rPr>
        <w:t xml:space="preserve"> </w:t>
      </w:r>
      <w:r w:rsidR="00552824" w:rsidRPr="00552824">
        <w:rPr>
          <w:rFonts w:ascii="맑은 고딕" w:eastAsia="맑은 고딕" w:hAnsi="맑은 고딕" w:hint="eastAsia"/>
          <w:sz w:val="24"/>
          <w:lang w:eastAsia="ko-KR"/>
        </w:rPr>
        <w:t>제</w:t>
      </w:r>
      <w:r w:rsidR="00522C4C" w:rsidRPr="00E82CFD">
        <w:rPr>
          <w:rFonts w:ascii="맑은 고딕" w:eastAsia="맑은 고딕" w:hAnsi="맑은 고딕"/>
          <w:color w:val="000000" w:themeColor="text1"/>
          <w:sz w:val="24"/>
          <w:lang w:eastAsia="ko-KR"/>
        </w:rPr>
        <w:t>10-1439056</w:t>
      </w:r>
      <w:r w:rsidR="00552824" w:rsidRPr="00552824">
        <w:rPr>
          <w:rFonts w:ascii="맑은 고딕" w:eastAsia="맑은 고딕" w:hAnsi="맑은 고딕" w:hint="eastAsia"/>
          <w:sz w:val="24"/>
          <w:lang w:eastAsia="ko-KR"/>
        </w:rPr>
        <w:t>호</w:t>
      </w:r>
    </w:p>
    <w:p w:rsidR="00CD1992" w:rsidRPr="00BE4FFD" w:rsidRDefault="00CD1992" w:rsidP="00CD1992">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sz w:val="24"/>
          <w:lang w:eastAsia="ko-KR"/>
        </w:rPr>
        <w:t>(</w:t>
      </w:r>
      <w:r w:rsidRPr="00BE4FFD">
        <w:rPr>
          <w:rFonts w:ascii="맑은 고딕" w:eastAsia="맑은 고딕" w:hAnsi="맑은 고딕" w:hint="eastAsia"/>
          <w:sz w:val="24"/>
          <w:lang w:eastAsia="ko-KR"/>
        </w:rPr>
        <w:t>특허문헌</w:t>
      </w:r>
      <w:r w:rsidRPr="00BE4FFD">
        <w:rPr>
          <w:rFonts w:ascii="맑은 고딕" w:eastAsia="맑은 고딕" w:hAnsi="맑은 고딕"/>
          <w:sz w:val="24"/>
          <w:lang w:eastAsia="ko-KR"/>
        </w:rPr>
        <w:t xml:space="preserve"> </w:t>
      </w:r>
      <w:r>
        <w:rPr>
          <w:rFonts w:ascii="맑은 고딕" w:eastAsia="맑은 고딕" w:hAnsi="맑은 고딕"/>
          <w:sz w:val="24"/>
          <w:lang w:eastAsia="ko-KR"/>
        </w:rPr>
        <w:t>2</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대한민국</w:t>
      </w:r>
      <w:r w:rsidRPr="00BE4FFD">
        <w:rPr>
          <w:rFonts w:ascii="맑은 고딕" w:eastAsia="맑은 고딕" w:hAnsi="맑은 고딕"/>
          <w:sz w:val="24"/>
          <w:lang w:eastAsia="ko-KR"/>
        </w:rPr>
        <w:t xml:space="preserve"> </w:t>
      </w:r>
      <w:r>
        <w:rPr>
          <w:rFonts w:ascii="맑은 고딕" w:eastAsia="맑은 고딕" w:hAnsi="맑은 고딕" w:hint="eastAsia"/>
          <w:sz w:val="24"/>
          <w:lang w:eastAsia="ko-KR"/>
        </w:rPr>
        <w:t xml:space="preserve">공개특허 </w:t>
      </w:r>
      <w:r w:rsidRPr="00BE4FFD">
        <w:rPr>
          <w:rFonts w:ascii="맑은 고딕" w:eastAsia="맑은 고딕" w:hAnsi="맑은 고딕" w:hint="eastAsia"/>
          <w:sz w:val="24"/>
          <w:lang w:eastAsia="ko-KR"/>
        </w:rPr>
        <w:t>제</w:t>
      </w:r>
      <w:r w:rsidR="005655A1">
        <w:rPr>
          <w:rFonts w:ascii="맑은 고딕" w:eastAsia="맑은 고딕" w:hAnsi="맑은 고딕"/>
          <w:sz w:val="24"/>
          <w:lang w:eastAsia="ko-KR"/>
        </w:rPr>
        <w:t>10-</w:t>
      </w:r>
      <w:r w:rsidR="005B2A36" w:rsidRPr="00522C4C">
        <w:rPr>
          <w:rFonts w:ascii="맑은 고딕" w:eastAsia="맑은 고딕" w:hAnsi="맑은 고딕"/>
          <w:color w:val="000000" w:themeColor="text1"/>
          <w:sz w:val="24"/>
          <w:lang w:eastAsia="ko-KR"/>
        </w:rPr>
        <w:t>2017</w:t>
      </w:r>
      <w:r w:rsidR="005B2A36">
        <w:rPr>
          <w:rFonts w:ascii="맑은 고딕" w:eastAsia="맑은 고딕" w:hAnsi="맑은 고딕"/>
          <w:color w:val="000000" w:themeColor="text1"/>
          <w:sz w:val="24"/>
          <w:lang w:eastAsia="ko-KR"/>
        </w:rPr>
        <w:t>-</w:t>
      </w:r>
      <w:r w:rsidR="005B2A36" w:rsidRPr="00522C4C">
        <w:rPr>
          <w:rFonts w:ascii="맑은 고딕" w:eastAsia="맑은 고딕" w:hAnsi="맑은 고딕"/>
          <w:color w:val="000000" w:themeColor="text1"/>
          <w:sz w:val="24"/>
          <w:lang w:eastAsia="ko-KR"/>
        </w:rPr>
        <w:t>002432</w:t>
      </w:r>
      <w:r w:rsidR="005655A1">
        <w:rPr>
          <w:rFonts w:ascii="맑은 고딕" w:eastAsia="맑은 고딕" w:hAnsi="맑은 고딕"/>
          <w:color w:val="000000" w:themeColor="text1"/>
          <w:sz w:val="24"/>
          <w:lang w:eastAsia="ko-KR"/>
        </w:rPr>
        <w:t>5</w:t>
      </w:r>
      <w:r w:rsidRPr="00BE4FFD">
        <w:rPr>
          <w:rFonts w:ascii="맑은 고딕" w:eastAsia="맑은 고딕" w:hAnsi="맑은 고딕" w:hint="eastAsia"/>
          <w:sz w:val="24"/>
          <w:lang w:eastAsia="ko-KR"/>
        </w:rPr>
        <w:t>호</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내용】</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E918BD">
        <w:rPr>
          <w:rFonts w:ascii="맑은 고딕" w:eastAsia="맑은 고딕" w:hAnsi="맑은 고딕"/>
          <w:color w:val="000000" w:themeColor="text1"/>
          <w:sz w:val="24"/>
          <w:lang w:eastAsia="ko-KR"/>
        </w:rPr>
        <w:t>해결하고자 하는 과제</w:t>
      </w:r>
      <w:r w:rsidRPr="00B26483">
        <w:rPr>
          <w:rFonts w:ascii="맑은 고딕" w:eastAsia="맑은 고딕" w:hAnsi="맑은 고딕"/>
          <w:color w:val="000000" w:themeColor="text1"/>
          <w:sz w:val="24"/>
          <w:lang w:eastAsia="ko-KR"/>
        </w:rPr>
        <w:t>】</w:t>
      </w:r>
    </w:p>
    <w:p w:rsidR="00156EF2" w:rsidRPr="00B26483" w:rsidRDefault="00CD1992" w:rsidP="00156EF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E4FFD">
        <w:rPr>
          <w:rFonts w:ascii="맑은 고딕" w:eastAsia="맑은 고딕" w:hAnsi="맑은 고딕" w:hint="eastAsia"/>
          <w:sz w:val="24"/>
          <w:lang w:eastAsia="ko-KR"/>
        </w:rPr>
        <w:t>본</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발명</w:t>
      </w:r>
      <w:r w:rsidR="00007FA0">
        <w:rPr>
          <w:rFonts w:ascii="맑은 고딕" w:eastAsia="맑은 고딕" w:hAnsi="맑은 고딕" w:hint="eastAsia"/>
          <w:sz w:val="24"/>
          <w:lang w:eastAsia="ko-KR"/>
        </w:rPr>
        <w:t>이 이루고자 하는 기술적 과제는,</w:t>
      </w:r>
      <w:r w:rsidR="00007FA0">
        <w:rPr>
          <w:rFonts w:ascii="맑은 고딕" w:eastAsia="맑은 고딕" w:hAnsi="맑은 고딕"/>
          <w:sz w:val="24"/>
          <w:lang w:eastAsia="ko-KR"/>
        </w:rPr>
        <w:t xml:space="preserve"> </w:t>
      </w:r>
      <w:r w:rsidR="00E54FB6">
        <w:rPr>
          <w:rFonts w:ascii="맑은 고딕" w:eastAsia="맑은 고딕" w:hAnsi="맑은 고딕" w:hint="eastAsia"/>
          <w:sz w:val="24"/>
          <w:lang w:eastAsia="ko-KR"/>
        </w:rPr>
        <w:t>자이로 센서</w:t>
      </w:r>
      <w:r w:rsidR="000378D6">
        <w:rPr>
          <w:rFonts w:ascii="맑은 고딕" w:eastAsia="맑은 고딕" w:hAnsi="맑은 고딕" w:hint="eastAsia"/>
          <w:sz w:val="24"/>
          <w:lang w:eastAsia="ko-KR"/>
        </w:rPr>
        <w:t xml:space="preserve"> 및 레이저</w:t>
      </w:r>
      <w:r w:rsidR="000378D6" w:rsidRPr="00231449">
        <w:rPr>
          <w:rFonts w:ascii="맑은 고딕" w:eastAsia="맑은 고딕" w:hAnsi="맑은 고딕"/>
          <w:sz w:val="24"/>
          <w:lang w:eastAsia="ko-KR"/>
        </w:rPr>
        <w:t xml:space="preserve"> </w:t>
      </w:r>
      <w:r w:rsidR="000378D6" w:rsidRPr="00231449">
        <w:rPr>
          <w:rFonts w:ascii="맑은 고딕" w:eastAsia="맑은 고딕" w:hAnsi="맑은 고딕" w:hint="eastAsia"/>
          <w:sz w:val="24"/>
          <w:lang w:eastAsia="ko-KR"/>
        </w:rPr>
        <w:t>센서를</w:t>
      </w:r>
      <w:r w:rsidR="000378D6" w:rsidRPr="00231449">
        <w:rPr>
          <w:rFonts w:ascii="맑은 고딕" w:eastAsia="맑은 고딕" w:hAnsi="맑은 고딕"/>
          <w:sz w:val="24"/>
          <w:lang w:eastAsia="ko-KR"/>
        </w:rPr>
        <w:t xml:space="preserve"> </w:t>
      </w:r>
      <w:r w:rsidR="000378D6">
        <w:rPr>
          <w:rFonts w:ascii="맑은 고딕" w:eastAsia="맑은 고딕" w:hAnsi="맑은 고딕" w:hint="eastAsia"/>
          <w:sz w:val="24"/>
          <w:lang w:eastAsia="ko-KR"/>
        </w:rPr>
        <w:t>이용하여 팔</w:t>
      </w:r>
      <w:r w:rsidR="000378D6" w:rsidRPr="00231449">
        <w:rPr>
          <w:rFonts w:ascii="맑은 고딕" w:eastAsia="맑은 고딕" w:hAnsi="맑은 고딕" w:hint="eastAsia"/>
          <w:sz w:val="24"/>
          <w:lang w:eastAsia="ko-KR"/>
        </w:rPr>
        <w:t>의</w:t>
      </w:r>
      <w:r w:rsidR="000378D6" w:rsidRPr="00231449">
        <w:rPr>
          <w:rFonts w:ascii="맑은 고딕" w:eastAsia="맑은 고딕" w:hAnsi="맑은 고딕"/>
          <w:sz w:val="24"/>
          <w:lang w:eastAsia="ko-KR"/>
        </w:rPr>
        <w:t xml:space="preserve"> </w:t>
      </w:r>
      <w:r w:rsidR="000378D6" w:rsidRPr="00231449">
        <w:rPr>
          <w:rFonts w:ascii="맑은 고딕" w:eastAsia="맑은 고딕" w:hAnsi="맑은 고딕" w:hint="eastAsia"/>
          <w:sz w:val="24"/>
          <w:lang w:eastAsia="ko-KR"/>
        </w:rPr>
        <w:t>움직임을</w:t>
      </w:r>
      <w:r w:rsidR="000378D6" w:rsidRPr="00231449">
        <w:rPr>
          <w:rFonts w:ascii="맑은 고딕" w:eastAsia="맑은 고딕" w:hAnsi="맑은 고딕"/>
          <w:sz w:val="24"/>
          <w:lang w:eastAsia="ko-KR"/>
        </w:rPr>
        <w:t xml:space="preserve"> </w:t>
      </w:r>
      <w:r w:rsidR="000378D6">
        <w:rPr>
          <w:rFonts w:ascii="맑은 고딕" w:eastAsia="맑은 고딕" w:hAnsi="맑은 고딕" w:hint="eastAsia"/>
          <w:sz w:val="24"/>
          <w:lang w:eastAsia="ko-KR"/>
        </w:rPr>
        <w:t>인식하</w:t>
      </w:r>
      <w:r w:rsidR="006B57B8">
        <w:rPr>
          <w:rFonts w:ascii="맑은 고딕" w:eastAsia="맑은 고딕" w:hAnsi="맑은 고딕" w:hint="eastAsia"/>
          <w:sz w:val="24"/>
          <w:lang w:eastAsia="ko-KR"/>
        </w:rPr>
        <w:t>고 팔의 움직임을 모형을 통해 디스플레이하</w:t>
      </w:r>
      <w:r w:rsidR="000378D6">
        <w:rPr>
          <w:rFonts w:ascii="맑은 고딕" w:eastAsia="맑은 고딕" w:hAnsi="맑은 고딕" w:hint="eastAsia"/>
          <w:sz w:val="24"/>
          <w:lang w:eastAsia="ko-KR"/>
        </w:rPr>
        <w:t xml:space="preserve">도록 하는 </w:t>
      </w:r>
      <w:r w:rsidR="00E54FB6">
        <w:rPr>
          <w:rFonts w:ascii="맑은 고딕" w:eastAsia="맑은 고딕" w:hAnsi="맑은 고딕" w:hint="eastAsia"/>
          <w:sz w:val="24"/>
          <w:lang w:eastAsia="ko-KR"/>
        </w:rPr>
        <w:t xml:space="preserve">동작인식 </w:t>
      </w:r>
      <w:r w:rsidR="00A3747B">
        <w:rPr>
          <w:rFonts w:ascii="맑은 고딕" w:eastAsia="맑은 고딕" w:hAnsi="맑은 고딕" w:hint="eastAsia"/>
          <w:sz w:val="24"/>
          <w:lang w:eastAsia="ko-KR"/>
        </w:rPr>
        <w:t>시스템</w:t>
      </w:r>
      <w:r w:rsidR="000378D6">
        <w:rPr>
          <w:rFonts w:ascii="맑은 고딕" w:eastAsia="맑은 고딕" w:hAnsi="맑은 고딕" w:hint="eastAsia"/>
          <w:sz w:val="24"/>
          <w:lang w:eastAsia="ko-KR"/>
        </w:rPr>
        <w:t xml:space="preserve"> 및</w:t>
      </w:r>
      <w:r w:rsidR="006A2C35">
        <w:rPr>
          <w:rFonts w:ascii="맑은 고딕" w:eastAsia="맑은 고딕" w:hAnsi="맑은 고딕" w:hint="eastAsia"/>
          <w:sz w:val="24"/>
          <w:lang w:eastAsia="ko-KR"/>
        </w:rPr>
        <w:t xml:space="preserve"> 이를 이용하는</w:t>
      </w:r>
      <w:r w:rsidR="000378D6">
        <w:rPr>
          <w:rFonts w:ascii="맑은 고딕" w:eastAsia="맑은 고딕" w:hAnsi="맑은 고딕" w:hint="eastAsia"/>
          <w:sz w:val="24"/>
          <w:lang w:eastAsia="ko-KR"/>
        </w:rPr>
        <w:t xml:space="preserve"> 방법</w:t>
      </w:r>
      <w:r w:rsidR="006A2C35">
        <w:rPr>
          <w:rFonts w:ascii="맑은 고딕" w:eastAsia="맑은 고딕" w:hAnsi="맑은 고딕" w:hint="eastAsia"/>
          <w:sz w:val="24"/>
          <w:lang w:eastAsia="ko-KR"/>
        </w:rPr>
        <w:t>을 제공하는</w:t>
      </w:r>
      <w:r w:rsidR="00156EF2">
        <w:rPr>
          <w:rFonts w:ascii="맑은 고딕" w:eastAsia="맑은 고딕" w:hAnsi="맑은 고딕" w:hint="eastAsia"/>
          <w:sz w:val="24"/>
          <w:lang w:eastAsia="ko-KR"/>
        </w:rPr>
        <w:t xml:space="preserve"> </w:t>
      </w:r>
      <w:r w:rsidR="00156EF2" w:rsidRPr="00B26483">
        <w:rPr>
          <w:rFonts w:ascii="맑은 고딕" w:eastAsia="맑은 고딕" w:hAnsi="맑은 고딕" w:hint="eastAsia"/>
          <w:color w:val="000000" w:themeColor="text1"/>
          <w:sz w:val="24"/>
          <w:lang w:eastAsia="ko-KR"/>
        </w:rPr>
        <w:t>것이다.</w:t>
      </w:r>
    </w:p>
    <w:p w:rsidR="007177E4" w:rsidRDefault="00156EF2" w:rsidP="00156EF2">
      <w:pPr>
        <w:adjustRightInd w:val="0"/>
        <w:spacing w:line="360" w:lineRule="auto"/>
        <w:ind w:firstLineChars="330" w:firstLine="792"/>
        <w:outlineLvl w:val="1"/>
        <w:rPr>
          <w:rFonts w:ascii="맑은 고딕" w:eastAsia="맑은 고딕" w:hAnsi="맑은 고딕"/>
          <w:sz w:val="24"/>
          <w:lang w:eastAsia="ko-KR"/>
        </w:rPr>
      </w:pPr>
      <w:r>
        <w:rPr>
          <w:rFonts w:ascii="맑은 고딕" w:eastAsia="맑은 고딕" w:hAnsi="맑은 고딕" w:hint="eastAsia"/>
          <w:color w:val="000000" w:themeColor="text1"/>
          <w:sz w:val="24"/>
          <w:lang w:eastAsia="ko-KR"/>
        </w:rPr>
        <w:t>다만,</w:t>
      </w:r>
      <w:r>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이루고자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하는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이상에서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언급한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제한되지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않으며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언급되지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과제들은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아래의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lastRenderedPageBreak/>
        <w:t>기재로부터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속하는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분야에서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통상의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지식을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가진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자에게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명확하게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이해될</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있을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것이다</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0A7605">
        <w:rPr>
          <w:rFonts w:ascii="맑은 고딕" w:eastAsia="맑은 고딕" w:hAnsi="맑은 고딕"/>
          <w:color w:val="000000" w:themeColor="text1"/>
          <w:sz w:val="24"/>
          <w:lang w:eastAsia="ko-KR"/>
        </w:rPr>
        <w:t>과제의 해결 수단】</w:t>
      </w:r>
    </w:p>
    <w:p w:rsidR="00FB2EC8" w:rsidRPr="00FB2EC8" w:rsidRDefault="00CF6A35"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전술한 본 발명의 목적 달성을 위해,</w:t>
      </w:r>
      <w:r>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본</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발명의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실시</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예에</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따른</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동작인식</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시스템은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사용자의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전완부의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거리</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제</w:t>
      </w:r>
      <w:r w:rsidR="00FB2EC8" w:rsidRPr="00FB2EC8">
        <w:rPr>
          <w:rFonts w:ascii="맑은 고딕" w:eastAsia="맑은 고딕" w:hAnsi="맑은 고딕"/>
          <w:color w:val="000000" w:themeColor="text1"/>
          <w:sz w:val="24"/>
          <w:lang w:eastAsia="ko-KR"/>
        </w:rPr>
        <w:t>1</w:t>
      </w:r>
      <w:r w:rsidR="00FB2EC8" w:rsidRPr="00FB2EC8">
        <w:rPr>
          <w:rFonts w:ascii="맑은 고딕" w:eastAsia="맑은 고딕" w:hAnsi="맑은 고딕" w:hint="eastAsia"/>
          <w:color w:val="000000" w:themeColor="text1"/>
          <w:sz w:val="24"/>
          <w:lang w:eastAsia="ko-KR"/>
        </w:rPr>
        <w:t>디바이스로부터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수신하는</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통신부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팔의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출력하는</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디스플레이부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및</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거리데이터와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전완부의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기초로</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하여</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상완부의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산출하고</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전완부의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데이터와</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상완부의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기초로</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하여</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팔의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산출하고</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상기</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팔의</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움직임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데이터를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디스플레이부로</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전송하는</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제어부를</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포함하는</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것을</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특징으로</w:t>
      </w:r>
      <w:r w:rsidR="00FB2EC8" w:rsidRPr="00FB2EC8">
        <w:rPr>
          <w:rFonts w:ascii="맑은 고딕" w:eastAsia="맑은 고딕" w:hAnsi="맑은 고딕"/>
          <w:color w:val="000000" w:themeColor="text1"/>
          <w:sz w:val="24"/>
          <w:lang w:eastAsia="ko-KR"/>
        </w:rPr>
        <w:t xml:space="preserve"> </w:t>
      </w:r>
      <w:r w:rsidR="00FB2EC8" w:rsidRPr="00FB2EC8">
        <w:rPr>
          <w:rFonts w:ascii="맑은 고딕" w:eastAsia="맑은 고딕" w:hAnsi="맑은 고딕" w:hint="eastAsia"/>
          <w:color w:val="000000" w:themeColor="text1"/>
          <w:sz w:val="24"/>
          <w:lang w:eastAsia="ko-KR"/>
        </w:rPr>
        <w:t>한다</w:t>
      </w:r>
      <w:r w:rsidR="00FB2EC8"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접힘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각도를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접힘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각도와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거리측정</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사이의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중심으로부터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거리측정</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센서까지의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높이를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del w:id="5" w:author="이 진석" w:date="2018-10-23T11:29:00Z">
        <w:r w:rsidRPr="00FB2EC8" w:rsidDel="00B403A3">
          <w:rPr>
            <w:rFonts w:ascii="맑은 고딕" w:eastAsia="맑은 고딕" w:hAnsi="맑은 고딕"/>
            <w:color w:val="000000" w:themeColor="text1"/>
            <w:sz w:val="24"/>
            <w:lang w:eastAsia="ko-KR"/>
          </w:rPr>
          <w:delText xml:space="preserve">tan </w:delText>
        </w:r>
        <w:r w:rsidRPr="00FB2EC8" w:rsidDel="00B403A3">
          <w:rPr>
            <w:rFonts w:ascii="맑은 고딕" w:eastAsia="맑은 고딕" w:hAnsi="맑은 고딕" w:hint="eastAsia"/>
            <w:color w:val="000000" w:themeColor="text1"/>
            <w:sz w:val="24"/>
            <w:lang w:eastAsia="ko-KR"/>
          </w:rPr>
          <w:delText>함수를</w:delText>
        </w:r>
        <w:r w:rsidRPr="00FB2EC8" w:rsidDel="00B403A3">
          <w:rPr>
            <w:rFonts w:ascii="맑은 고딕" w:eastAsia="맑은 고딕" w:hAnsi="맑은 고딕"/>
            <w:color w:val="000000" w:themeColor="text1"/>
            <w:sz w:val="24"/>
            <w:lang w:eastAsia="ko-KR"/>
          </w:rPr>
          <w:delText xml:space="preserve"> </w:delText>
        </w:r>
        <w:r w:rsidRPr="00FB2EC8" w:rsidDel="00B403A3">
          <w:rPr>
            <w:rFonts w:ascii="맑은 고딕" w:eastAsia="맑은 고딕" w:hAnsi="맑은 고딕" w:hint="eastAsia"/>
            <w:color w:val="000000" w:themeColor="text1"/>
            <w:sz w:val="24"/>
            <w:lang w:eastAsia="ko-KR"/>
          </w:rPr>
          <w:delText>통해</w:delText>
        </w:r>
        <w:r w:rsidRPr="00FB2EC8" w:rsidDel="00B403A3">
          <w:rPr>
            <w:rFonts w:ascii="맑은 고딕" w:eastAsia="맑은 고딕" w:hAnsi="맑은 고딕"/>
            <w:color w:val="000000" w:themeColor="text1"/>
            <w:sz w:val="24"/>
            <w:lang w:eastAsia="ko-KR"/>
          </w:rPr>
          <w:delText xml:space="preserve"> </w:delText>
        </w:r>
      </w:del>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접힘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각도를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w:t>
      </w:r>
      <w:r w:rsidRPr="00FB2EC8">
        <w:rPr>
          <w:rFonts w:ascii="맑은 고딕" w:eastAsia="맑은 고딕" w:hAnsi="맑은 고딕"/>
          <w:color w:val="000000" w:themeColor="text1"/>
          <w:sz w:val="24"/>
          <w:lang w:eastAsia="ko-KR"/>
        </w:rPr>
        <w:t>1</w:t>
      </w:r>
      <w:r w:rsidRPr="00FB2EC8">
        <w:rPr>
          <w:rFonts w:ascii="맑은 고딕" w:eastAsia="맑은 고딕" w:hAnsi="맑은 고딕" w:hint="eastAsia"/>
          <w:color w:val="000000" w:themeColor="text1"/>
          <w:sz w:val="24"/>
          <w:lang w:eastAsia="ko-KR"/>
        </w:rPr>
        <w:t>디바이스는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사용자의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감지하는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자이로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측정을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거리측정</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포함하고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거리측정</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거리측정</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센서로부터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상완부까지의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측정할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통신부는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w:t>
      </w:r>
      <w:r w:rsidRPr="00FB2EC8">
        <w:rPr>
          <w:rFonts w:ascii="맑은 고딕" w:eastAsia="맑은 고딕" w:hAnsi="맑은 고딕"/>
          <w:color w:val="000000" w:themeColor="text1"/>
          <w:sz w:val="24"/>
          <w:lang w:eastAsia="ko-KR"/>
        </w:rPr>
        <w:t>2</w:t>
      </w:r>
      <w:r w:rsidRPr="00FB2EC8">
        <w:rPr>
          <w:rFonts w:ascii="맑은 고딕" w:eastAsia="맑은 고딕" w:hAnsi="맑은 고딕" w:hint="eastAsia"/>
          <w:color w:val="000000" w:themeColor="text1"/>
          <w:sz w:val="24"/>
          <w:lang w:eastAsia="ko-KR"/>
        </w:rPr>
        <w:t>디바이스로부터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사용자의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lastRenderedPageBreak/>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수신할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사용자의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동일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시간대의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실시간으로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디스플레이부로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전송할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길이</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길이</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길이를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일부와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뒤틀림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각도를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뒤틀림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각도를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FB2EC8" w:rsidRP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어깨의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중심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각각</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나타내는</w:t>
      </w:r>
      <w:r w:rsidRPr="00FB2EC8">
        <w:rPr>
          <w:rFonts w:ascii="맑은 고딕" w:eastAsia="맑은 고딕" w:hAnsi="맑은 고딕"/>
          <w:color w:val="000000" w:themeColor="text1"/>
          <w:sz w:val="24"/>
          <w:lang w:eastAsia="ko-KR"/>
        </w:rPr>
        <w:t xml:space="preserve"> </w:t>
      </w:r>
      <w:del w:id="6" w:author="이 진석" w:date="2018-10-24T15:19:00Z">
        <w:r w:rsidRPr="00FB2EC8" w:rsidDel="00BA5B6B">
          <w:rPr>
            <w:rFonts w:ascii="맑은 고딕" w:eastAsia="맑은 고딕" w:hAnsi="맑은 고딕"/>
            <w:color w:val="000000" w:themeColor="text1"/>
            <w:sz w:val="24"/>
            <w:lang w:eastAsia="ko-KR"/>
          </w:rPr>
          <w:delText>X</w:delText>
        </w:r>
        <w:r w:rsidRPr="00FB2EC8" w:rsidDel="00BA5B6B">
          <w:rPr>
            <w:rFonts w:ascii="맑은 고딕" w:eastAsia="맑은 고딕" w:hAnsi="맑은 고딕" w:hint="eastAsia"/>
            <w:color w:val="000000" w:themeColor="text1"/>
            <w:sz w:val="24"/>
            <w:lang w:eastAsia="ko-KR"/>
          </w:rPr>
          <w:delText>축</w:delText>
        </w:r>
        <w:r w:rsidRPr="00FB2EC8" w:rsidDel="00BA5B6B">
          <w:rPr>
            <w:rFonts w:ascii="맑은 고딕" w:eastAsia="맑은 고딕" w:hAnsi="맑은 고딕"/>
            <w:color w:val="000000" w:themeColor="text1"/>
            <w:sz w:val="24"/>
            <w:lang w:eastAsia="ko-KR"/>
          </w:rPr>
          <w:delText>, Y</w:delText>
        </w:r>
        <w:r w:rsidRPr="00FB2EC8" w:rsidDel="00BA5B6B">
          <w:rPr>
            <w:rFonts w:ascii="맑은 고딕" w:eastAsia="맑은 고딕" w:hAnsi="맑은 고딕" w:hint="eastAsia"/>
            <w:color w:val="000000" w:themeColor="text1"/>
            <w:sz w:val="24"/>
            <w:lang w:eastAsia="ko-KR"/>
          </w:rPr>
          <w:delText>축</w:delText>
        </w:r>
        <w:r w:rsidRPr="00FB2EC8" w:rsidDel="00BA5B6B">
          <w:rPr>
            <w:rFonts w:ascii="맑은 고딕" w:eastAsia="맑은 고딕" w:hAnsi="맑은 고딕"/>
            <w:color w:val="000000" w:themeColor="text1"/>
            <w:sz w:val="24"/>
            <w:lang w:eastAsia="ko-KR"/>
          </w:rPr>
          <w:delText>, Z</w:delText>
        </w:r>
        <w:r w:rsidRPr="00FB2EC8" w:rsidDel="00BA5B6B">
          <w:rPr>
            <w:rFonts w:ascii="맑은 고딕" w:eastAsia="맑은 고딕" w:hAnsi="맑은 고딕" w:hint="eastAsia"/>
            <w:color w:val="000000" w:themeColor="text1"/>
            <w:sz w:val="24"/>
            <w:lang w:eastAsia="ko-KR"/>
          </w:rPr>
          <w:delText>축의</w:delText>
        </w:r>
        <w:r w:rsidRPr="00FB2EC8" w:rsidDel="00BA5B6B">
          <w:rPr>
            <w:rFonts w:ascii="맑은 고딕" w:eastAsia="맑은 고딕" w:hAnsi="맑은 고딕"/>
            <w:color w:val="000000" w:themeColor="text1"/>
            <w:sz w:val="24"/>
            <w:lang w:eastAsia="ko-KR"/>
          </w:rPr>
          <w:delText xml:space="preserve"> </w:delText>
        </w:r>
      </w:del>
      <w:r w:rsidRPr="00FB2EC8">
        <w:rPr>
          <w:rFonts w:ascii="맑은 고딕" w:eastAsia="맑은 고딕" w:hAnsi="맑은 고딕" w:hint="eastAsia"/>
          <w:color w:val="000000" w:themeColor="text1"/>
          <w:sz w:val="24"/>
          <w:lang w:eastAsia="ko-KR"/>
        </w:rPr>
        <w:t>좌표이고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어깨의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기준점으로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기준점을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중심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위치를</w:t>
      </w:r>
      <w:r w:rsidRPr="00FB2EC8">
        <w:rPr>
          <w:rFonts w:ascii="맑은 고딕" w:eastAsia="맑은 고딕" w:hAnsi="맑은 고딕"/>
          <w:color w:val="000000" w:themeColor="text1"/>
          <w:sz w:val="24"/>
          <w:lang w:eastAsia="ko-KR"/>
        </w:rPr>
        <w:t xml:space="preserve"> </w:t>
      </w:r>
      <w:del w:id="7" w:author="이 진석" w:date="2018-10-23T11:28:00Z">
        <w:r w:rsidRPr="00FB2EC8" w:rsidDel="00B403A3">
          <w:rPr>
            <w:rFonts w:ascii="맑은 고딕" w:eastAsia="맑은 고딕" w:hAnsi="맑은 고딕" w:hint="eastAsia"/>
            <w:color w:val="000000" w:themeColor="text1"/>
            <w:sz w:val="24"/>
            <w:lang w:eastAsia="ko-KR"/>
          </w:rPr>
          <w:delText>순서대로</w:delText>
        </w:r>
        <w:r w:rsidRPr="00FB2EC8" w:rsidDel="00B403A3">
          <w:rPr>
            <w:rFonts w:ascii="맑은 고딕" w:eastAsia="맑은 고딕" w:hAnsi="맑은 고딕"/>
            <w:color w:val="000000" w:themeColor="text1"/>
            <w:sz w:val="24"/>
            <w:lang w:eastAsia="ko-KR"/>
          </w:rPr>
          <w:delText xml:space="preserve"> </w:delText>
        </w:r>
      </w:del>
      <w:r w:rsidRPr="00FB2EC8">
        <w:rPr>
          <w:rFonts w:ascii="맑은 고딕" w:eastAsia="맑은 고딕" w:hAnsi="맑은 고딕" w:hint="eastAsia"/>
          <w:color w:val="000000" w:themeColor="text1"/>
          <w:sz w:val="24"/>
          <w:lang w:eastAsia="ko-KR"/>
        </w:rPr>
        <w:t>산출할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B04062"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있어서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디스플레이부는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어깨의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팔꿈치의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손목의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중심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위치를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의해</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생성된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전체의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모형을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출력할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있다</w:t>
      </w:r>
      <w:r w:rsidRPr="00FB2EC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따른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동작</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인식</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방법은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사용자의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제</w:t>
      </w:r>
      <w:r w:rsidRPr="006B57B8">
        <w:rPr>
          <w:rFonts w:ascii="맑은 고딕" w:eastAsia="맑은 고딕" w:hAnsi="맑은 고딕"/>
          <w:color w:val="000000" w:themeColor="text1"/>
          <w:sz w:val="24"/>
          <w:lang w:eastAsia="ko-KR"/>
        </w:rPr>
        <w:t>1</w:t>
      </w:r>
      <w:r w:rsidRPr="006B57B8">
        <w:rPr>
          <w:rFonts w:ascii="맑은 고딕" w:eastAsia="맑은 고딕" w:hAnsi="맑은 고딕" w:hint="eastAsia"/>
          <w:color w:val="000000" w:themeColor="text1"/>
          <w:sz w:val="24"/>
          <w:lang w:eastAsia="ko-KR"/>
        </w:rPr>
        <w:t>디바이스로부터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수신하는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거리데이터와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lastRenderedPageBreak/>
        <w:t>단계</w:t>
      </w:r>
      <w:r w:rsidRPr="006B57B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및</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디스플레이에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출력하는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포함할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있어서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접힘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각도를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접힘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각도와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있어서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접힘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각도를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거리측정</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센서로부터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상완부까지의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거리측정</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센서와</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사이의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및</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중심으로부터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거리측정</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센서까지의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높이를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del w:id="8" w:author="이 진석" w:date="2018-10-23T11:28:00Z">
        <w:r w:rsidRPr="006B57B8" w:rsidDel="00B403A3">
          <w:rPr>
            <w:rFonts w:ascii="맑은 고딕" w:eastAsia="맑은 고딕" w:hAnsi="맑은 고딕"/>
            <w:color w:val="000000" w:themeColor="text1"/>
            <w:sz w:val="24"/>
            <w:lang w:eastAsia="ko-KR"/>
          </w:rPr>
          <w:delText xml:space="preserve">tan </w:delText>
        </w:r>
        <w:r w:rsidRPr="006B57B8" w:rsidDel="00B403A3">
          <w:rPr>
            <w:rFonts w:ascii="맑은 고딕" w:eastAsia="맑은 고딕" w:hAnsi="맑은 고딕" w:hint="eastAsia"/>
            <w:color w:val="000000" w:themeColor="text1"/>
            <w:sz w:val="24"/>
            <w:lang w:eastAsia="ko-KR"/>
          </w:rPr>
          <w:delText>함수를</w:delText>
        </w:r>
        <w:r w:rsidRPr="006B57B8" w:rsidDel="00B403A3">
          <w:rPr>
            <w:rFonts w:ascii="맑은 고딕" w:eastAsia="맑은 고딕" w:hAnsi="맑은 고딕"/>
            <w:color w:val="000000" w:themeColor="text1"/>
            <w:sz w:val="24"/>
            <w:lang w:eastAsia="ko-KR"/>
          </w:rPr>
          <w:delText xml:space="preserve"> </w:delText>
        </w:r>
        <w:r w:rsidRPr="006B57B8" w:rsidDel="00B403A3">
          <w:rPr>
            <w:rFonts w:ascii="맑은 고딕" w:eastAsia="맑은 고딕" w:hAnsi="맑은 고딕" w:hint="eastAsia"/>
            <w:color w:val="000000" w:themeColor="text1"/>
            <w:sz w:val="24"/>
            <w:lang w:eastAsia="ko-KR"/>
          </w:rPr>
          <w:delText>통해</w:delText>
        </w:r>
        <w:r w:rsidRPr="006B57B8" w:rsidDel="00B403A3">
          <w:rPr>
            <w:rFonts w:ascii="맑은 고딕" w:eastAsia="맑은 고딕" w:hAnsi="맑은 고딕"/>
            <w:color w:val="000000" w:themeColor="text1"/>
            <w:sz w:val="24"/>
            <w:lang w:eastAsia="ko-KR"/>
          </w:rPr>
          <w:delText xml:space="preserve"> </w:delText>
        </w:r>
      </w:del>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접힘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각도를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있어서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손목의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길이</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상완부의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길이</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및</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손목의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길이를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6B57B8" w:rsidRPr="006B57B8"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있어서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산출하는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어깨의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손목의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및</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중심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각각</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나타내는</w:t>
      </w:r>
      <w:r w:rsidRPr="006B57B8">
        <w:rPr>
          <w:rFonts w:ascii="맑은 고딕" w:eastAsia="맑은 고딕" w:hAnsi="맑은 고딕"/>
          <w:color w:val="000000" w:themeColor="text1"/>
          <w:sz w:val="24"/>
          <w:lang w:eastAsia="ko-KR"/>
        </w:rPr>
        <w:t xml:space="preserve"> </w:t>
      </w:r>
      <w:del w:id="9" w:author="이 진석" w:date="2018-10-24T15:20:00Z">
        <w:r w:rsidRPr="006B57B8" w:rsidDel="00BA5B6B">
          <w:rPr>
            <w:rFonts w:ascii="맑은 고딕" w:eastAsia="맑은 고딕" w:hAnsi="맑은 고딕"/>
            <w:color w:val="000000" w:themeColor="text1"/>
            <w:sz w:val="24"/>
            <w:lang w:eastAsia="ko-KR"/>
          </w:rPr>
          <w:delText>X</w:delText>
        </w:r>
        <w:r w:rsidRPr="006B57B8" w:rsidDel="00BA5B6B">
          <w:rPr>
            <w:rFonts w:ascii="맑은 고딕" w:eastAsia="맑은 고딕" w:hAnsi="맑은 고딕" w:hint="eastAsia"/>
            <w:color w:val="000000" w:themeColor="text1"/>
            <w:sz w:val="24"/>
            <w:lang w:eastAsia="ko-KR"/>
          </w:rPr>
          <w:delText>축</w:delText>
        </w:r>
        <w:r w:rsidRPr="006B57B8" w:rsidDel="00BA5B6B">
          <w:rPr>
            <w:rFonts w:ascii="맑은 고딕" w:eastAsia="맑은 고딕" w:hAnsi="맑은 고딕"/>
            <w:color w:val="000000" w:themeColor="text1"/>
            <w:sz w:val="24"/>
            <w:lang w:eastAsia="ko-KR"/>
          </w:rPr>
          <w:delText>, Y</w:delText>
        </w:r>
        <w:r w:rsidRPr="006B57B8" w:rsidDel="00BA5B6B">
          <w:rPr>
            <w:rFonts w:ascii="맑은 고딕" w:eastAsia="맑은 고딕" w:hAnsi="맑은 고딕" w:hint="eastAsia"/>
            <w:color w:val="000000" w:themeColor="text1"/>
            <w:sz w:val="24"/>
            <w:lang w:eastAsia="ko-KR"/>
          </w:rPr>
          <w:delText>축</w:delText>
        </w:r>
        <w:r w:rsidRPr="006B57B8" w:rsidDel="00BA5B6B">
          <w:rPr>
            <w:rFonts w:ascii="맑은 고딕" w:eastAsia="맑은 고딕" w:hAnsi="맑은 고딕"/>
            <w:color w:val="000000" w:themeColor="text1"/>
            <w:sz w:val="24"/>
            <w:lang w:eastAsia="ko-KR"/>
          </w:rPr>
          <w:delText>, Z</w:delText>
        </w:r>
        <w:r w:rsidRPr="006B57B8" w:rsidDel="00BA5B6B">
          <w:rPr>
            <w:rFonts w:ascii="맑은 고딕" w:eastAsia="맑은 고딕" w:hAnsi="맑은 고딕" w:hint="eastAsia"/>
            <w:color w:val="000000" w:themeColor="text1"/>
            <w:sz w:val="24"/>
            <w:lang w:eastAsia="ko-KR"/>
          </w:rPr>
          <w:delText>축의</w:delText>
        </w:r>
        <w:r w:rsidRPr="006B57B8" w:rsidDel="00BA5B6B">
          <w:rPr>
            <w:rFonts w:ascii="맑은 고딕" w:eastAsia="맑은 고딕" w:hAnsi="맑은 고딕"/>
            <w:color w:val="000000" w:themeColor="text1"/>
            <w:sz w:val="24"/>
            <w:lang w:eastAsia="ko-KR"/>
          </w:rPr>
          <w:delText xml:space="preserve"> </w:delText>
        </w:r>
      </w:del>
      <w:r w:rsidRPr="006B57B8">
        <w:rPr>
          <w:rFonts w:ascii="맑은 고딕" w:eastAsia="맑은 고딕" w:hAnsi="맑은 고딕" w:hint="eastAsia"/>
          <w:color w:val="000000" w:themeColor="text1"/>
          <w:sz w:val="24"/>
          <w:lang w:eastAsia="ko-KR"/>
        </w:rPr>
        <w:t>좌표이고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어깨의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기준점으로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기준점을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손목의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중심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lastRenderedPageBreak/>
        <w:t>위치를</w:t>
      </w:r>
      <w:r w:rsidRPr="006B57B8">
        <w:rPr>
          <w:rFonts w:ascii="맑은 고딕" w:eastAsia="맑은 고딕" w:hAnsi="맑은 고딕"/>
          <w:color w:val="000000" w:themeColor="text1"/>
          <w:sz w:val="24"/>
          <w:lang w:eastAsia="ko-KR"/>
        </w:rPr>
        <w:t xml:space="preserve"> </w:t>
      </w:r>
      <w:del w:id="10" w:author="이 진석" w:date="2018-10-23T11:28:00Z">
        <w:r w:rsidRPr="006B57B8" w:rsidDel="00B403A3">
          <w:rPr>
            <w:rFonts w:ascii="맑은 고딕" w:eastAsia="맑은 고딕" w:hAnsi="맑은 고딕" w:hint="eastAsia"/>
            <w:color w:val="000000" w:themeColor="text1"/>
            <w:sz w:val="24"/>
            <w:lang w:eastAsia="ko-KR"/>
          </w:rPr>
          <w:delText>순서대로</w:delText>
        </w:r>
        <w:r w:rsidRPr="006B57B8" w:rsidDel="00B403A3">
          <w:rPr>
            <w:rFonts w:ascii="맑은 고딕" w:eastAsia="맑은 고딕" w:hAnsi="맑은 고딕"/>
            <w:color w:val="000000" w:themeColor="text1"/>
            <w:sz w:val="24"/>
            <w:lang w:eastAsia="ko-KR"/>
          </w:rPr>
          <w:delText xml:space="preserve"> </w:delText>
        </w:r>
      </w:del>
      <w:r w:rsidRPr="006B57B8">
        <w:rPr>
          <w:rFonts w:ascii="맑은 고딕" w:eastAsia="맑은 고딕" w:hAnsi="맑은 고딕" w:hint="eastAsia"/>
          <w:color w:val="000000" w:themeColor="text1"/>
          <w:sz w:val="24"/>
          <w:lang w:eastAsia="ko-KR"/>
        </w:rPr>
        <w:t>산출할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545B71" w:rsidRPr="00B04062" w:rsidRDefault="006B57B8"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6B57B8">
        <w:rPr>
          <w:rFonts w:ascii="맑은 고딕" w:eastAsia="맑은 고딕" w:hAnsi="맑은 고딕" w:hint="eastAsia"/>
          <w:color w:val="000000" w:themeColor="text1"/>
          <w:sz w:val="24"/>
          <w:lang w:eastAsia="ko-KR"/>
        </w:rPr>
        <w:t>본</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발명의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실시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예에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있어서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움직임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데이터를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디스플레이에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출력하는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단계는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어깨의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팔꿈치의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손목의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및</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손의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중심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위치를</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기초로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하여</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상기</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제어부에</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의해</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생성된</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팔</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전체의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모형을</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출력할</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수</w:t>
      </w:r>
      <w:r w:rsidRPr="006B57B8">
        <w:rPr>
          <w:rFonts w:ascii="맑은 고딕" w:eastAsia="맑은 고딕" w:hAnsi="맑은 고딕"/>
          <w:color w:val="000000" w:themeColor="text1"/>
          <w:sz w:val="24"/>
          <w:lang w:eastAsia="ko-KR"/>
        </w:rPr>
        <w:t xml:space="preserve"> </w:t>
      </w:r>
      <w:r w:rsidRPr="006B57B8">
        <w:rPr>
          <w:rFonts w:ascii="맑은 고딕" w:eastAsia="맑은 고딕" w:hAnsi="맑은 고딕" w:hint="eastAsia"/>
          <w:color w:val="000000" w:themeColor="text1"/>
          <w:sz w:val="24"/>
          <w:lang w:eastAsia="ko-KR"/>
        </w:rPr>
        <w:t>있다</w:t>
      </w:r>
      <w:r w:rsidRPr="006B57B8">
        <w:rPr>
          <w:rFonts w:ascii="맑은 고딕" w:eastAsia="맑은 고딕" w:hAnsi="맑은 고딕"/>
          <w:color w:val="000000" w:themeColor="text1"/>
          <w:sz w:val="24"/>
          <w:lang w:eastAsia="ko-KR"/>
        </w:rPr>
        <w:t>.</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ED1A7B">
        <w:rPr>
          <w:rFonts w:ascii="맑은 고딕" w:eastAsia="맑은 고딕" w:hAnsi="맑은 고딕"/>
          <w:color w:val="000000" w:themeColor="text1"/>
          <w:sz w:val="24"/>
          <w:lang w:eastAsia="ko-KR"/>
        </w:rPr>
        <w:t>발명의 효과</w:t>
      </w:r>
      <w:r w:rsidRPr="00B26483">
        <w:rPr>
          <w:rFonts w:ascii="맑은 고딕" w:eastAsia="맑은 고딕" w:hAnsi="맑은 고딕"/>
          <w:color w:val="000000" w:themeColor="text1"/>
          <w:sz w:val="24"/>
          <w:lang w:eastAsia="ko-KR"/>
        </w:rPr>
        <w:t>】</w:t>
      </w:r>
    </w:p>
    <w:p w:rsidR="008B03CB" w:rsidRDefault="00607E6E" w:rsidP="00AD621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본 발명의 일 실시예에 따른 </w:t>
      </w:r>
      <w:r w:rsidR="00AD6219">
        <w:rPr>
          <w:rFonts w:ascii="맑은 고딕" w:eastAsia="맑은 고딕" w:hAnsi="맑은 고딕" w:hint="eastAsia"/>
          <w:color w:val="000000" w:themeColor="text1"/>
          <w:sz w:val="24"/>
          <w:lang w:eastAsia="ko-KR"/>
        </w:rPr>
        <w:t xml:space="preserve">동작인식 </w:t>
      </w:r>
      <w:r w:rsidR="006B57B8">
        <w:rPr>
          <w:rFonts w:ascii="맑은 고딕" w:eastAsia="맑은 고딕" w:hAnsi="맑은 고딕" w:hint="eastAsia"/>
          <w:color w:val="000000" w:themeColor="text1"/>
          <w:sz w:val="24"/>
          <w:lang w:eastAsia="ko-KR"/>
        </w:rPr>
        <w:t>시스템</w:t>
      </w:r>
      <w:r w:rsidR="00AD6219">
        <w:rPr>
          <w:rFonts w:ascii="맑은 고딕" w:eastAsia="맑은 고딕" w:hAnsi="맑은 고딕" w:hint="eastAsia"/>
          <w:color w:val="000000" w:themeColor="text1"/>
          <w:sz w:val="24"/>
          <w:lang w:eastAsia="ko-KR"/>
        </w:rPr>
        <w:t xml:space="preserve"> 및 방법은 팔의 전완부</w:t>
      </w:r>
      <w:r w:rsidR="006B57B8">
        <w:rPr>
          <w:rFonts w:ascii="맑은 고딕" w:eastAsia="맑은 고딕" w:hAnsi="맑은 고딕" w:hint="eastAsia"/>
          <w:color w:val="000000" w:themeColor="text1"/>
          <w:sz w:val="24"/>
          <w:lang w:eastAsia="ko-KR"/>
        </w:rPr>
        <w:t>의</w:t>
      </w:r>
      <w:r w:rsidR="00AD6219">
        <w:rPr>
          <w:rFonts w:ascii="맑은 고딕" w:eastAsia="맑은 고딕" w:hAnsi="맑은 고딕" w:hint="eastAsia"/>
          <w:color w:val="000000" w:themeColor="text1"/>
          <w:sz w:val="24"/>
          <w:lang w:eastAsia="ko-KR"/>
        </w:rPr>
        <w:t xml:space="preserve"> 움직임과 팔꿈치의 접힘 정도를 </w:t>
      </w:r>
      <w:r w:rsidR="006B57B8">
        <w:rPr>
          <w:rFonts w:ascii="맑은 고딕" w:eastAsia="맑은 고딕" w:hAnsi="맑은 고딕" w:hint="eastAsia"/>
          <w:color w:val="000000" w:themeColor="text1"/>
          <w:sz w:val="24"/>
          <w:lang w:eastAsia="ko-KR"/>
        </w:rPr>
        <w:t>관련 데이터와 손목의 움직임에 관한 데이터를 수신하여 팔의 움직임을 산출하여 디스플레이에 표시할</w:t>
      </w:r>
      <w:r w:rsidR="00AD6219">
        <w:rPr>
          <w:rFonts w:ascii="맑은 고딕" w:eastAsia="맑은 고딕" w:hAnsi="맑은 고딕" w:hint="eastAsia"/>
          <w:color w:val="000000" w:themeColor="text1"/>
          <w:sz w:val="24"/>
          <w:lang w:eastAsia="ko-KR"/>
        </w:rPr>
        <w:t xml:space="preserve"> 수 있다.</w:t>
      </w:r>
    </w:p>
    <w:p w:rsidR="008B03CB" w:rsidRDefault="00AD6219" w:rsidP="00B161E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또한 본 발명에 의하면 </w:t>
      </w:r>
      <w:r w:rsidR="00B161E3">
        <w:rPr>
          <w:rFonts w:ascii="맑은 고딕" w:eastAsia="맑은 고딕" w:hAnsi="맑은 고딕" w:hint="eastAsia"/>
          <w:color w:val="000000" w:themeColor="text1"/>
          <w:sz w:val="24"/>
          <w:lang w:eastAsia="ko-KR"/>
        </w:rPr>
        <w:t xml:space="preserve">전완부의 움직임과 팔꿈치의 접힘 정도를 나타내는 데이터를 이용하여 </w:t>
      </w:r>
      <w:r>
        <w:rPr>
          <w:rFonts w:ascii="맑은 고딕" w:eastAsia="맑은 고딕" w:hAnsi="맑은 고딕" w:hint="eastAsia"/>
          <w:color w:val="000000" w:themeColor="text1"/>
          <w:sz w:val="24"/>
          <w:lang w:eastAsia="ko-KR"/>
        </w:rPr>
        <w:t xml:space="preserve">상완부의 움직임을 </w:t>
      </w:r>
      <w:r w:rsidR="00B161E3">
        <w:rPr>
          <w:rFonts w:ascii="맑은 고딕" w:eastAsia="맑은 고딕" w:hAnsi="맑은 고딕" w:hint="eastAsia"/>
          <w:color w:val="000000" w:themeColor="text1"/>
          <w:sz w:val="24"/>
          <w:lang w:eastAsia="ko-KR"/>
        </w:rPr>
        <w:t>산출하</w:t>
      </w:r>
      <w:r>
        <w:rPr>
          <w:rFonts w:ascii="맑은 고딕" w:eastAsia="맑은 고딕" w:hAnsi="맑은 고딕" w:hint="eastAsia"/>
          <w:color w:val="000000" w:themeColor="text1"/>
          <w:sz w:val="24"/>
          <w:lang w:eastAsia="ko-KR"/>
        </w:rPr>
        <w:t>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손목의 움직임을 측정할 수 있는 기기</w:t>
      </w:r>
      <w:r w:rsidR="00B161E3">
        <w:rPr>
          <w:rFonts w:ascii="맑은 고딕" w:eastAsia="맑은 고딕" w:hAnsi="맑은 고딕" w:hint="eastAsia"/>
          <w:color w:val="000000" w:themeColor="text1"/>
          <w:sz w:val="24"/>
          <w:lang w:eastAsia="ko-KR"/>
        </w:rPr>
        <w:t xml:space="preserve">의 데이터와 </w:t>
      </w:r>
      <w:r>
        <w:rPr>
          <w:rFonts w:ascii="맑은 고딕" w:eastAsia="맑은 고딕" w:hAnsi="맑은 고딕" w:hint="eastAsia"/>
          <w:color w:val="000000" w:themeColor="text1"/>
          <w:sz w:val="24"/>
          <w:lang w:eastAsia="ko-KR"/>
        </w:rPr>
        <w:t>결합</w:t>
      </w:r>
      <w:r w:rsidR="00B161E3">
        <w:rPr>
          <w:rFonts w:ascii="맑은 고딕" w:eastAsia="맑은 고딕" w:hAnsi="맑은 고딕" w:hint="eastAsia"/>
          <w:color w:val="000000" w:themeColor="text1"/>
          <w:sz w:val="24"/>
          <w:lang w:eastAsia="ko-KR"/>
        </w:rPr>
        <w:t>시켜</w:t>
      </w:r>
      <w:r>
        <w:rPr>
          <w:rFonts w:ascii="맑은 고딕" w:eastAsia="맑은 고딕" w:hAnsi="맑은 고딕" w:hint="eastAsia"/>
          <w:color w:val="000000" w:themeColor="text1"/>
          <w:sz w:val="24"/>
          <w:lang w:eastAsia="ko-KR"/>
        </w:rPr>
        <w:t xml:space="preserve"> 팔 전체의 움직임을 보여줄 수 있는 </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자유도를 구현할 수 있다.</w:t>
      </w:r>
    </w:p>
    <w:p w:rsidR="00A3747B" w:rsidRPr="0046332A" w:rsidRDefault="00A3747B" w:rsidP="00A3747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또한 본 발명에 의하면 </w:t>
      </w:r>
      <w:r>
        <w:rPr>
          <w:rFonts w:ascii="맑은 고딕" w:eastAsia="맑은 고딕" w:hAnsi="맑은 고딕" w:hint="eastAsia"/>
          <w:iCs/>
          <w:color w:val="000000" w:themeColor="text1"/>
          <w:sz w:val="24"/>
          <w:lang w:eastAsia="ko-KR"/>
        </w:rPr>
        <w:t xml:space="preserve">팔 전체의 움직임을 보여줄 수 있는 </w:t>
      </w:r>
      <w:r>
        <w:rPr>
          <w:rFonts w:ascii="맑은 고딕" w:eastAsia="맑은 고딕" w:hAnsi="맑은 고딕"/>
          <w:iCs/>
          <w:color w:val="000000" w:themeColor="text1"/>
          <w:sz w:val="24"/>
          <w:lang w:eastAsia="ko-KR"/>
        </w:rPr>
        <w:t xml:space="preserve">7 </w:t>
      </w:r>
      <w:r>
        <w:rPr>
          <w:rFonts w:ascii="맑은 고딕" w:eastAsia="맑은 고딕" w:hAnsi="맑은 고딕" w:hint="eastAsia"/>
          <w:iCs/>
          <w:color w:val="000000" w:themeColor="text1"/>
          <w:sz w:val="24"/>
          <w:lang w:eastAsia="ko-KR"/>
        </w:rPr>
        <w:t xml:space="preserve">자유도의 구현을 통해 </w:t>
      </w:r>
      <w:r w:rsidRPr="00734933">
        <w:rPr>
          <w:rFonts w:ascii="맑은 고딕" w:eastAsia="맑은 고딕" w:hAnsi="맑은 고딕" w:hint="eastAsia"/>
          <w:color w:val="000000" w:themeColor="text1"/>
          <w:sz w:val="24"/>
          <w:lang w:eastAsia="ko-KR"/>
        </w:rPr>
        <w:t>사용자의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편리성과</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조작감</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및</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몰입감을</w:t>
      </w:r>
      <w:r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높이</w:t>
      </w:r>
      <w:r w:rsidRPr="00734933">
        <w:rPr>
          <w:rFonts w:ascii="맑은 고딕" w:eastAsia="맑은 고딕" w:hAnsi="맑은 고딕" w:hint="eastAsia"/>
          <w:color w:val="000000" w:themeColor="text1"/>
          <w:sz w:val="24"/>
          <w:lang w:eastAsia="ko-KR"/>
        </w:rPr>
        <w:t>고</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가상</w:t>
      </w:r>
      <w:r>
        <w:rPr>
          <w:rFonts w:ascii="맑은 고딕" w:eastAsia="맑은 고딕" w:hAnsi="맑은 고딕" w:hint="eastAsia"/>
          <w:color w:val="000000" w:themeColor="text1"/>
          <w:sz w:val="24"/>
          <w:lang w:eastAsia="ko-KR"/>
        </w:rPr>
        <w:t>현실에서의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현실감을</w:t>
      </w:r>
      <w:r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높일</w:t>
      </w:r>
      <w:r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수 있다.</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46332A">
        <w:rPr>
          <w:rFonts w:ascii="맑은 고딕" w:eastAsia="맑은 고딕" w:hAnsi="맑은 고딕"/>
          <w:color w:val="000000" w:themeColor="text1"/>
          <w:sz w:val="24"/>
          <w:lang w:eastAsia="ko-KR"/>
        </w:rPr>
        <w:t>【도면의 간단한 설명</w:t>
      </w:r>
      <w:r w:rsidRPr="00B26483">
        <w:rPr>
          <w:rFonts w:ascii="맑은 고딕" w:eastAsia="맑은 고딕" w:hAnsi="맑은 고딕"/>
          <w:color w:val="000000" w:themeColor="text1"/>
          <w:sz w:val="24"/>
          <w:lang w:eastAsia="ko-KR"/>
        </w:rPr>
        <w:t>】</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sidRPr="007014CA">
        <w:rPr>
          <w:rFonts w:ascii="맑은 고딕" w:eastAsia="맑은 고딕" w:hAnsi="맑은 고딕"/>
          <w:color w:val="000000" w:themeColor="text1"/>
          <w:sz w:val="24"/>
          <w:lang w:eastAsia="ko-KR"/>
        </w:rPr>
        <w:t>1</w:t>
      </w:r>
      <w:r w:rsidRPr="007014CA">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발명과 관련된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를 설명하기 위한 블럭도이다.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는 본 발명과 관련된 사람의 인간 팔의 자유도를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lastRenderedPageBreak/>
        <w:t>도</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 xml:space="preserve">은 본 발명과 관련된 착용 형태의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의 일 예를 보인 사시도이다.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 xml:space="preserve">는 본 발명의 일 실시예에 따른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의 동작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5</w:t>
      </w:r>
      <w:r w:rsidRPr="00557327">
        <w:rPr>
          <w:rFonts w:ascii="맑은 고딕" w:eastAsia="맑은 고딕" w:hAnsi="맑은 고딕" w:hint="eastAsia"/>
          <w:color w:val="000000" w:themeColor="text1"/>
          <w:sz w:val="24"/>
          <w:lang w:eastAsia="ko-KR"/>
        </w:rPr>
        <w:t>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설명하기</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위한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팔꿈치의 접힘 각도를 획득하는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 xml:space="preserve">은 본 발명의 일 실시예에 따른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8</w:t>
      </w:r>
      <w:r>
        <w:rPr>
          <w:rFonts w:ascii="맑은 고딕" w:eastAsia="맑은 고딕" w:hAnsi="맑은 고딕" w:hint="eastAsia"/>
          <w:color w:val="000000" w:themeColor="text1"/>
          <w:sz w:val="24"/>
          <w:lang w:eastAsia="ko-KR"/>
        </w:rPr>
        <w:t xml:space="preserve">은 </w:t>
      </w:r>
      <w:r w:rsidRPr="002B618D">
        <w:rPr>
          <w:rFonts w:ascii="맑은 고딕" w:eastAsia="맑은 고딕" w:hAnsi="맑은 고딕"/>
          <w:color w:val="000000" w:themeColor="text1"/>
          <w:sz w:val="24"/>
          <w:lang w:eastAsia="ko-KR"/>
        </w:rPr>
        <w:t>HMD</w:t>
      </w:r>
      <w:r w:rsidR="00FE414D">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디바이스와</w:t>
      </w:r>
      <w:r w:rsidRPr="00317340">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컨트롤 디바이스</w:t>
      </w:r>
      <w:r>
        <w:rPr>
          <w:rFonts w:ascii="맑은 고딕" w:eastAsia="맑은 고딕" w:hAnsi="맑은 고딕" w:hint="eastAsia"/>
          <w:color w:val="000000" w:themeColor="text1"/>
          <w:sz w:val="24"/>
          <w:lang w:eastAsia="ko-KR"/>
        </w:rPr>
        <w:t xml:space="preserve">와 연결되는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를 도시하는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는 본 발명의 일 실시예에 따른 </w:t>
      </w:r>
      <w:r w:rsidRPr="005D321B">
        <w:rPr>
          <w:rFonts w:ascii="맑은 고딕" w:eastAsia="맑은 고딕" w:hAnsi="맑은 고딕" w:hint="eastAsia"/>
          <w:color w:val="000000" w:themeColor="text1"/>
          <w:sz w:val="24"/>
          <w:lang w:eastAsia="ko-KR"/>
        </w:rPr>
        <w:t>팔</w:t>
      </w:r>
      <w:r>
        <w:rPr>
          <w:rFonts w:ascii="맑은 고딕" w:eastAsia="맑은 고딕" w:hAnsi="맑은 고딕" w:hint="eastAsia"/>
          <w:color w:val="000000" w:themeColor="text1"/>
          <w:sz w:val="24"/>
          <w:lang w:eastAsia="ko-KR"/>
        </w:rPr>
        <w:t>과 손</w:t>
      </w:r>
      <w:r w:rsidRPr="005D321B">
        <w:rPr>
          <w:rFonts w:ascii="맑은 고딕" w:eastAsia="맑은 고딕" w:hAnsi="맑은 고딕" w:hint="eastAsia"/>
          <w:color w:val="000000" w:themeColor="text1"/>
          <w:sz w:val="24"/>
          <w:lang w:eastAsia="ko-KR"/>
        </w:rPr>
        <w:t>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11</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12</w:t>
      </w:r>
      <w:r>
        <w:rPr>
          <w:rFonts w:ascii="맑은 고딕" w:eastAsia="맑은 고딕" w:hAnsi="맑은 고딕" w:hint="eastAsia"/>
          <w:color w:val="000000" w:themeColor="text1"/>
          <w:sz w:val="24"/>
          <w:lang w:eastAsia="ko-KR"/>
        </w:rPr>
        <w:t>는</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화면 상에 디스플레이된 팔의 움직임을 설명하기 위한 도면이다.</w:t>
      </w:r>
    </w:p>
    <w:p w:rsidR="004207D8" w:rsidRP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【발명을 실시하기 위한 구체적인 내용】</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이하에서는 첨부한 도면을 참조하여 본 발명을 설명하기로 한다.  그러나 본 발명은 여러 가지 상이한 형태로 구현될 수 있으며, 따라서 여기에서 설명하는 실시예로 한정되는 것은 아니다. 그리고 도면에서 본 발명을 명확하게 설명하기 위해서 설명과 관계없는 부분은 생략하였으며, 명세서 전체를 통하여 유사한 부분에 대해서는 유사한 도면 부호를 붙였다.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명세서 전체에서, 어떤 부분이 다른 부분과 </w:t>
      </w:r>
      <w:r w:rsidRPr="00B26483">
        <w:rPr>
          <w:rFonts w:ascii="맑은 고딕" w:eastAsia="맑은 고딕" w:hAnsi="맑은 고딕" w:hint="eastAsia"/>
          <w:color w:val="000000" w:themeColor="text1"/>
          <w:sz w:val="24"/>
          <w:lang w:eastAsia="ko-KR"/>
        </w:rPr>
        <w:t>"</w:t>
      </w:r>
      <w:r w:rsidRPr="00B26483">
        <w:rPr>
          <w:rFonts w:ascii="맑은 고딕" w:eastAsia="맑은 고딕" w:hAnsi="맑은 고딕"/>
          <w:color w:val="000000" w:themeColor="text1"/>
          <w:sz w:val="24"/>
          <w:lang w:eastAsia="ko-KR"/>
        </w:rPr>
        <w:t>연결</w:t>
      </w:r>
      <w:r w:rsidRPr="00B26483">
        <w:rPr>
          <w:rFonts w:ascii="맑은 고딕" w:eastAsia="맑은 고딕" w:hAnsi="맑은 고딕" w:hint="eastAsia"/>
          <w:color w:val="000000" w:themeColor="text1"/>
          <w:sz w:val="24"/>
          <w:lang w:eastAsia="ko-KR"/>
        </w:rPr>
        <w:t>(접속, 접촉, 결합)"</w:t>
      </w:r>
      <w:r w:rsidRPr="00B26483">
        <w:rPr>
          <w:rFonts w:ascii="맑은 고딕" w:eastAsia="맑은 고딕" w:hAnsi="맑은 고딕"/>
          <w:color w:val="000000" w:themeColor="text1"/>
          <w:sz w:val="24"/>
          <w:lang w:eastAsia="ko-KR"/>
        </w:rPr>
        <w:t>되어 있다고 할 때, 이는 "직접적으로 연결"되어 있는 경우</w:t>
      </w:r>
      <w:r w:rsidR="007E5AE6">
        <w:rPr>
          <w:rFonts w:ascii="맑은 고딕" w:eastAsia="맑은 고딕" w:hAnsi="맑은 고딕" w:hint="eastAsia"/>
          <w:color w:val="000000" w:themeColor="text1"/>
          <w:sz w:val="24"/>
          <w:lang w:eastAsia="ko-KR"/>
        </w:rPr>
        <w:t xml:space="preserve"> </w:t>
      </w:r>
      <w:r w:rsidR="00235B11">
        <w:rPr>
          <w:rFonts w:ascii="맑은 고딕" w:eastAsia="맑은 고딕" w:hAnsi="맑은 고딕"/>
          <w:color w:val="000000" w:themeColor="text1"/>
          <w:sz w:val="24"/>
          <w:lang w:eastAsia="ko-KR"/>
        </w:rPr>
        <w:t>*</w:t>
      </w:r>
      <w:r w:rsidRPr="00B26483">
        <w:rPr>
          <w:rFonts w:ascii="맑은 고딕" w:eastAsia="맑은 고딕" w:hAnsi="맑은 고딕"/>
          <w:color w:val="000000" w:themeColor="text1"/>
          <w:sz w:val="24"/>
          <w:lang w:eastAsia="ko-KR"/>
        </w:rPr>
        <w:t>뿐 아니라, 그 중간에 다른 부재를 사이에 두고 "간접적으로 연결"되어 있는 경우도 포함한다. 또한 어떤 부분이 어떤 구성요소를 "포함"한다고 할 때, 이는 특별히 반대되는 기재가 없는 한 다른 구성요소를 제외하는 것이 아니라 다른 구성요소를 더 구비할 수 있다는 것을 의미한다.</w:t>
      </w:r>
    </w:p>
    <w:p w:rsidR="000A4372" w:rsidRPr="007014CA" w:rsidRDefault="00587955" w:rsidP="00A971BE">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사용한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용어는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특정한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실시예를</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설명하기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위해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사용된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것으로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한정하려는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의도가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아니다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표현은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문맥상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명백하게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다르게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뜻하지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한</w:t>
      </w:r>
      <w:r w:rsidRPr="00B26483">
        <w:rPr>
          <w:rFonts w:ascii="맑은 고딕" w:eastAsia="맑은 고딕" w:hAnsi="맑은 고딕"/>
          <w:color w:val="000000" w:themeColor="text1"/>
          <w:sz w:val="24"/>
          <w:lang w:eastAsia="ko-KR"/>
        </w:rPr>
        <w:t xml:space="preserve">, </w:t>
      </w:r>
      <w:r w:rsidR="00E40E74">
        <w:rPr>
          <w:rFonts w:ascii="맑은 고딕" w:eastAsia="맑은 고딕" w:hAnsi="맑은 고딕" w:hint="eastAsia"/>
          <w:color w:val="000000" w:themeColor="text1"/>
          <w:sz w:val="24"/>
          <w:lang w:eastAsia="ko-KR"/>
        </w:rPr>
        <w:t>복</w:t>
      </w:r>
      <w:r w:rsidRPr="00B26483">
        <w:rPr>
          <w:rFonts w:ascii="맑은 고딕" w:eastAsia="맑은 고딕" w:hAnsi="맑은 고딕" w:hint="eastAsia"/>
          <w:color w:val="000000" w:themeColor="text1"/>
          <w:sz w:val="24"/>
          <w:lang w:eastAsia="ko-KR"/>
        </w:rPr>
        <w:t>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표현을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포함한다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명세서에서</w:t>
      </w:r>
      <w:r w:rsidRPr="00B26483">
        <w:rPr>
          <w:rFonts w:ascii="맑은 고딕" w:eastAsia="맑은 고딕" w:hAnsi="맑은 고딕"/>
          <w:color w:val="000000" w:themeColor="text1"/>
          <w:sz w:val="24"/>
          <w:lang w:eastAsia="ko-KR"/>
        </w:rPr>
        <w:t>, "</w:t>
      </w:r>
      <w:r w:rsidRPr="00B26483">
        <w:rPr>
          <w:rFonts w:ascii="맑은 고딕" w:eastAsia="맑은 고딕" w:hAnsi="맑은 고딕" w:hint="eastAsia"/>
          <w:color w:val="000000" w:themeColor="text1"/>
          <w:sz w:val="24"/>
          <w:lang w:eastAsia="ko-KR"/>
        </w:rPr>
        <w:t>포함하다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가지다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등의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용어는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명세서상에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기재된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특징</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숫자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동작</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구성요소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부품</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이들을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조합한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존재함을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지정하려는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하나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이상의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특징들이나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숫자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동작</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구성요소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부품</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이들을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조합한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것들의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존재</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부가</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가능성을</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미리</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배제하지</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않는</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것으로</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이해되어야</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한다</w:t>
      </w:r>
      <w:r w:rsidRPr="007014CA">
        <w:rPr>
          <w:rFonts w:ascii="맑은 고딕" w:eastAsia="맑은 고딕" w:hAnsi="맑은 고딕"/>
          <w:color w:val="000000" w:themeColor="text1"/>
          <w:sz w:val="24"/>
          <w:lang w:eastAsia="ko-KR"/>
        </w:rPr>
        <w:t>.</w:t>
      </w:r>
    </w:p>
    <w:p w:rsidR="00973868" w:rsidRDefault="00235B11"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lastRenderedPageBreak/>
        <w:t>도</w:t>
      </w:r>
      <w:r w:rsidR="00CC40CB" w:rsidRPr="007014CA">
        <w:rPr>
          <w:rFonts w:ascii="맑은 고딕" w:eastAsia="맑은 고딕" w:hAnsi="맑은 고딕"/>
          <w:color w:val="000000" w:themeColor="text1"/>
          <w:sz w:val="24"/>
          <w:lang w:eastAsia="ko-KR"/>
        </w:rPr>
        <w:t>1</w:t>
      </w:r>
      <w:r w:rsidR="00CC40CB" w:rsidRPr="007014CA">
        <w:rPr>
          <w:rFonts w:ascii="맑은 고딕" w:eastAsia="맑은 고딕" w:hAnsi="맑은 고딕" w:hint="eastAsia"/>
          <w:color w:val="000000" w:themeColor="text1"/>
          <w:sz w:val="24"/>
          <w:lang w:eastAsia="ko-KR"/>
        </w:rPr>
        <w:t>은</w:t>
      </w:r>
      <w:r w:rsidR="00CC40CB">
        <w:rPr>
          <w:rFonts w:ascii="맑은 고딕" w:eastAsia="맑은 고딕" w:hAnsi="맑은 고딕" w:hint="eastAsia"/>
          <w:color w:val="000000" w:themeColor="text1"/>
          <w:sz w:val="24"/>
          <w:lang w:eastAsia="ko-KR"/>
        </w:rPr>
        <w:t xml:space="preserve"> 본 발명</w:t>
      </w:r>
      <w:r w:rsidR="00F07552">
        <w:rPr>
          <w:rFonts w:ascii="맑은 고딕" w:eastAsia="맑은 고딕" w:hAnsi="맑은 고딕" w:hint="eastAsia"/>
          <w:color w:val="000000" w:themeColor="text1"/>
          <w:sz w:val="24"/>
          <w:lang w:eastAsia="ko-KR"/>
        </w:rPr>
        <w:t>과 관련된</w:t>
      </w:r>
      <w:r w:rsidR="00CC40CB">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F07552">
        <w:rPr>
          <w:rFonts w:ascii="맑은 고딕" w:eastAsia="맑은 고딕" w:hAnsi="맑은 고딕" w:hint="eastAsia"/>
          <w:color w:val="000000" w:themeColor="text1"/>
          <w:sz w:val="24"/>
          <w:lang w:eastAsia="ko-KR"/>
        </w:rPr>
        <w:t>를 설명하기 위한 블럭</w:t>
      </w:r>
      <w:r w:rsidR="006A2C35">
        <w:rPr>
          <w:rFonts w:ascii="맑은 고딕" w:eastAsia="맑은 고딕" w:hAnsi="맑은 고딕" w:hint="eastAsia"/>
          <w:color w:val="000000" w:themeColor="text1"/>
          <w:sz w:val="24"/>
          <w:lang w:eastAsia="ko-KR"/>
        </w:rPr>
        <w:t>도</w:t>
      </w:r>
      <w:r w:rsidR="00F07552">
        <w:rPr>
          <w:rFonts w:ascii="맑은 고딕" w:eastAsia="맑은 고딕" w:hAnsi="맑은 고딕" w:hint="eastAsia"/>
          <w:color w:val="000000" w:themeColor="text1"/>
          <w:sz w:val="24"/>
          <w:lang w:eastAsia="ko-KR"/>
        </w:rPr>
        <w:t>이</w:t>
      </w:r>
      <w:r w:rsidR="006A2C35">
        <w:rPr>
          <w:rFonts w:ascii="맑은 고딕" w:eastAsia="맑은 고딕" w:hAnsi="맑은 고딕" w:hint="eastAsia"/>
          <w:color w:val="000000" w:themeColor="text1"/>
          <w:sz w:val="24"/>
          <w:lang w:eastAsia="ko-KR"/>
        </w:rPr>
        <w:t>다.</w:t>
      </w:r>
    </w:p>
    <w:p w:rsidR="00352368" w:rsidRDefault="00E134E8"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sidR="006A2C35">
        <w:rPr>
          <w:rFonts w:ascii="맑은 고딕" w:eastAsia="맑은 고딕" w:hAnsi="맑은 고딕" w:hint="eastAsia"/>
          <w:color w:val="000000" w:themeColor="text1"/>
          <w:sz w:val="24"/>
          <w:lang w:eastAsia="ko-KR"/>
        </w:rPr>
        <w:t xml:space="preserve"> </w:t>
      </w:r>
      <w:r w:rsidR="006A2C35">
        <w:rPr>
          <w:rFonts w:ascii="맑은 고딕" w:eastAsia="맑은 고딕" w:hAnsi="맑은 고딕"/>
          <w:color w:val="000000" w:themeColor="text1"/>
          <w:sz w:val="24"/>
          <w:lang w:eastAsia="ko-KR"/>
        </w:rPr>
        <w:t>1</w:t>
      </w:r>
      <w:r w:rsidR="006A2C35">
        <w:rPr>
          <w:rFonts w:ascii="맑은 고딕" w:eastAsia="맑은 고딕" w:hAnsi="맑은 고딕" w:hint="eastAsia"/>
          <w:color w:val="000000" w:themeColor="text1"/>
          <w:sz w:val="24"/>
          <w:lang w:eastAsia="ko-KR"/>
        </w:rPr>
        <w:t>을 참조하면,</w:t>
      </w:r>
      <w:r w:rsidR="006A2C35">
        <w:rPr>
          <w:rFonts w:ascii="맑은 고딕" w:eastAsia="맑은 고딕" w:hAnsi="맑은 고딕"/>
          <w:color w:val="000000" w:themeColor="text1"/>
          <w:sz w:val="24"/>
          <w:lang w:eastAsia="ko-KR"/>
        </w:rPr>
        <w:t xml:space="preserve"> </w:t>
      </w:r>
      <w:r w:rsidR="006A2C35">
        <w:rPr>
          <w:rFonts w:ascii="맑은 고딕" w:eastAsia="맑은 고딕" w:hAnsi="맑은 고딕" w:hint="eastAsia"/>
          <w:color w:val="000000" w:themeColor="text1"/>
          <w:sz w:val="24"/>
          <w:lang w:eastAsia="ko-KR"/>
        </w:rPr>
        <w:t xml:space="preserve">본 발명의 일 실시예에 따른 </w:t>
      </w:r>
      <w:r w:rsidR="00E54FB6">
        <w:rPr>
          <w:rFonts w:ascii="맑은 고딕" w:eastAsia="맑은 고딕" w:hAnsi="맑은 고딕" w:hint="eastAsia"/>
          <w:color w:val="000000" w:themeColor="text1"/>
          <w:sz w:val="24"/>
          <w:lang w:eastAsia="ko-KR"/>
        </w:rPr>
        <w:t>동작인식 디바이스(10)</w:t>
      </w:r>
      <w:r w:rsidR="004E7D06">
        <w:rPr>
          <w:rFonts w:ascii="맑은 고딕" w:eastAsia="맑은 고딕" w:hAnsi="맑은 고딕" w:hint="eastAsia"/>
          <w:color w:val="000000" w:themeColor="text1"/>
          <w:sz w:val="24"/>
          <w:lang w:eastAsia="ko-KR"/>
        </w:rPr>
        <w:t>는</w:t>
      </w:r>
      <w:r w:rsidR="00075D47">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075D47">
        <w:rPr>
          <w:rFonts w:ascii="맑은 고딕" w:eastAsia="맑은 고딕" w:hAnsi="맑은 고딕" w:hint="eastAsia"/>
          <w:color w:val="000000" w:themeColor="text1"/>
          <w:sz w:val="24"/>
          <w:lang w:eastAsia="ko-KR"/>
        </w:rPr>
        <w:t>,</w:t>
      </w:r>
      <w:r w:rsidR="00075D4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제어부(120)</w:t>
      </w:r>
      <w:r w:rsidR="00075D47">
        <w:rPr>
          <w:rFonts w:ascii="맑은 고딕" w:eastAsia="맑은 고딕" w:hAnsi="맑은 고딕" w:hint="eastAsia"/>
          <w:color w:val="000000" w:themeColor="text1"/>
          <w:sz w:val="24"/>
          <w:lang w:eastAsia="ko-KR"/>
        </w:rPr>
        <w:t>,</w:t>
      </w:r>
      <w:r w:rsidR="00075D4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통신부(130)</w:t>
      </w:r>
      <w:r w:rsidR="004E7D06">
        <w:rPr>
          <w:rFonts w:ascii="맑은 고딕" w:eastAsia="맑은 고딕" w:hAnsi="맑은 고딕" w:hint="eastAsia"/>
          <w:color w:val="000000" w:themeColor="text1"/>
          <w:sz w:val="24"/>
          <w:lang w:eastAsia="ko-KR"/>
        </w:rPr>
        <w:t>,</w:t>
      </w:r>
      <w:r w:rsidR="00352368">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저장부(140)</w:t>
      </w:r>
      <w:r w:rsidR="00352368">
        <w:rPr>
          <w:rFonts w:ascii="맑은 고딕" w:eastAsia="맑은 고딕" w:hAnsi="맑은 고딕" w:hint="eastAsia"/>
          <w:color w:val="000000" w:themeColor="text1"/>
          <w:sz w:val="24"/>
          <w:lang w:eastAsia="ko-KR"/>
        </w:rPr>
        <w:t>,</w:t>
      </w:r>
      <w:r w:rsidR="00352368">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전원부(150)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출력부(160)</w:t>
      </w:r>
      <w:r w:rsidR="00110440">
        <w:rPr>
          <w:rFonts w:ascii="맑은 고딕" w:eastAsia="맑은 고딕" w:hAnsi="맑은 고딕" w:hint="eastAsia"/>
          <w:color w:val="000000" w:themeColor="text1"/>
          <w:sz w:val="24"/>
          <w:lang w:eastAsia="ko-KR"/>
        </w:rPr>
        <w:t>,</w:t>
      </w:r>
      <w:r w:rsidR="00110440">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사용자 입력부(170)</w:t>
      </w:r>
      <w:r w:rsidR="000B4E99">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인터페이스부(180)</w:t>
      </w:r>
      <w:r w:rsidR="00352368">
        <w:rPr>
          <w:rFonts w:ascii="맑은 고딕" w:eastAsia="맑은 고딕" w:hAnsi="맑은 고딕" w:hint="eastAsia"/>
          <w:color w:val="000000" w:themeColor="text1"/>
          <w:sz w:val="24"/>
          <w:lang w:eastAsia="ko-KR"/>
        </w:rPr>
        <w:t>를 포함할 수 있다.</w:t>
      </w:r>
      <w:r w:rsid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도</w:t>
      </w:r>
      <w:r w:rsidR="004E7D06" w:rsidRPr="004E7D06">
        <w:rPr>
          <w:rFonts w:ascii="맑은 고딕" w:eastAsia="맑은 고딕" w:hAnsi="맑은 고딕"/>
          <w:color w:val="000000" w:themeColor="text1"/>
          <w:sz w:val="24"/>
          <w:lang w:eastAsia="ko-KR"/>
        </w:rPr>
        <w:t>1</w:t>
      </w:r>
      <w:r w:rsidR="004E7D06" w:rsidRPr="004E7D06">
        <w:rPr>
          <w:rFonts w:ascii="맑은 고딕" w:eastAsia="맑은 고딕" w:hAnsi="맑은 고딕" w:hint="eastAsia"/>
          <w:color w:val="000000" w:themeColor="text1"/>
          <w:sz w:val="24"/>
          <w:lang w:eastAsia="ko-KR"/>
        </w:rPr>
        <w:t>에</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도시된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구성요소들은</w:t>
      </w:r>
      <w:r w:rsidR="004E7D06" w:rsidRPr="004E7D06">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E7D06" w:rsidRPr="004E7D06">
        <w:rPr>
          <w:rFonts w:ascii="맑은 고딕" w:eastAsia="맑은 고딕" w:hAnsi="맑은 고딕" w:hint="eastAsia"/>
          <w:color w:val="000000" w:themeColor="text1"/>
          <w:sz w:val="24"/>
          <w:lang w:eastAsia="ko-KR"/>
        </w:rPr>
        <w:t>를</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구현하는데</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있어서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필수적인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것은</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아니어서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명세서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상에서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설명되는</w:t>
      </w:r>
      <w:r w:rsidR="004E7D06" w:rsidRPr="004E7D06">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E7D06" w:rsidRPr="004E7D06">
        <w:rPr>
          <w:rFonts w:ascii="맑은 고딕" w:eastAsia="맑은 고딕" w:hAnsi="맑은 고딕" w:hint="eastAsia"/>
          <w:color w:val="000000" w:themeColor="text1"/>
          <w:sz w:val="24"/>
          <w:lang w:eastAsia="ko-KR"/>
        </w:rPr>
        <w:t>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위에서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열거된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보다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많거나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또는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적은</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가질</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4E7D06" w:rsidRPr="004E7D06">
        <w:rPr>
          <w:rFonts w:ascii="맑은 고딕" w:eastAsia="맑은 고딕" w:hAnsi="맑은 고딕"/>
          <w:color w:val="000000" w:themeColor="text1"/>
          <w:sz w:val="24"/>
          <w:lang w:eastAsia="ko-KR"/>
        </w:rPr>
        <w:t>.</w:t>
      </w:r>
    </w:p>
    <w:p w:rsidR="00075D47" w:rsidRDefault="004E7D0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각 구성요소에 대해 구체적으로 살펴보면,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의 주변 환경 정보 및 사용자 정보 중 적어도 하나를 센싱하기 위한 하나 이상의 센서를 포함할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또한,</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075D47">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352368">
        <w:rPr>
          <w:rFonts w:ascii="맑은 고딕" w:eastAsia="맑은 고딕" w:hAnsi="맑은 고딕" w:hint="eastAsia"/>
          <w:color w:val="000000" w:themeColor="text1"/>
          <w:sz w:val="24"/>
          <w:lang w:eastAsia="ko-KR"/>
        </w:rPr>
        <w:t>를 부착한 사용자의 팔의 움직임을 감지하고,</w:t>
      </w:r>
      <w:r w:rsidR="00352368">
        <w:rPr>
          <w:rFonts w:ascii="맑은 고딕" w:eastAsia="맑은 고딕" w:hAnsi="맑은 고딕"/>
          <w:color w:val="000000" w:themeColor="text1"/>
          <w:sz w:val="24"/>
          <w:lang w:eastAsia="ko-KR"/>
        </w:rPr>
        <w:t xml:space="preserve"> </w:t>
      </w:r>
      <w:r w:rsidR="00352368">
        <w:rPr>
          <w:rFonts w:ascii="맑은 고딕" w:eastAsia="맑은 고딕" w:hAnsi="맑은 고딕" w:hint="eastAsia"/>
          <w:color w:val="000000" w:themeColor="text1"/>
          <w:sz w:val="24"/>
          <w:lang w:eastAsia="ko-KR"/>
        </w:rPr>
        <w:t xml:space="preserve">감지된 정보를 </w:t>
      </w:r>
      <w:r w:rsidR="00E54FB6">
        <w:rPr>
          <w:rFonts w:ascii="맑은 고딕" w:eastAsia="맑은 고딕" w:hAnsi="맑은 고딕" w:hint="eastAsia"/>
          <w:color w:val="000000" w:themeColor="text1"/>
          <w:sz w:val="24"/>
          <w:lang w:eastAsia="ko-KR"/>
        </w:rPr>
        <w:t>제어부(120)</w:t>
      </w:r>
      <w:r w:rsidR="00352368">
        <w:rPr>
          <w:rFonts w:ascii="맑은 고딕" w:eastAsia="맑은 고딕" w:hAnsi="맑은 고딕" w:hint="eastAsia"/>
          <w:color w:val="000000" w:themeColor="text1"/>
          <w:sz w:val="24"/>
          <w:lang w:eastAsia="ko-KR"/>
        </w:rPr>
        <w:t>로 전달할 수 있다.</w:t>
      </w:r>
    </w:p>
    <w:p w:rsidR="00352368"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352368">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자이로 센서(112)</w:t>
      </w:r>
      <w:r w:rsidR="00EE6D11" w:rsidRPr="004E7D06">
        <w:rPr>
          <w:rFonts w:ascii="맑은 고딕" w:eastAsia="맑은 고딕" w:hAnsi="맑은 고딕"/>
          <w:color w:val="000000" w:themeColor="text1"/>
          <w:sz w:val="24"/>
          <w:lang w:eastAsia="ko-KR"/>
        </w:rPr>
        <w:t xml:space="preserve">(gyro sensor), </w:t>
      </w:r>
      <w:r w:rsidR="00EE6D11" w:rsidRPr="004E7D06">
        <w:rPr>
          <w:rFonts w:ascii="맑은 고딕" w:eastAsia="맑은 고딕" w:hAnsi="맑은 고딕" w:hint="eastAsia"/>
          <w:color w:val="000000" w:themeColor="text1"/>
          <w:sz w:val="24"/>
          <w:lang w:eastAsia="ko-KR"/>
        </w:rPr>
        <w:t>가속도</w:t>
      </w:r>
      <w:r w:rsidR="00EE6D11" w:rsidRPr="004E7D06">
        <w:rPr>
          <w:rFonts w:ascii="맑은 고딕" w:eastAsia="맑은 고딕" w:hAnsi="맑은 고딕"/>
          <w:color w:val="000000" w:themeColor="text1"/>
          <w:sz w:val="24"/>
          <w:lang w:eastAsia="ko-KR"/>
        </w:rPr>
        <w:t xml:space="preserve"> </w:t>
      </w:r>
      <w:r w:rsidR="00EE6D11" w:rsidRPr="004E7D06">
        <w:rPr>
          <w:rFonts w:ascii="맑은 고딕" w:eastAsia="맑은 고딕" w:hAnsi="맑은 고딕" w:hint="eastAsia"/>
          <w:color w:val="000000" w:themeColor="text1"/>
          <w:sz w:val="24"/>
          <w:lang w:eastAsia="ko-KR"/>
        </w:rPr>
        <w:t>센서</w:t>
      </w:r>
      <w:r w:rsidR="00EE6D11" w:rsidRPr="004E7D06">
        <w:rPr>
          <w:rFonts w:ascii="맑은 고딕" w:eastAsia="맑은 고딕" w:hAnsi="맑은 고딕"/>
          <w:color w:val="000000" w:themeColor="text1"/>
          <w:sz w:val="24"/>
          <w:lang w:eastAsia="ko-KR"/>
        </w:rPr>
        <w:t xml:space="preserve">(acceleration sensor), </w:t>
      </w:r>
      <w:r w:rsidR="00EE6D11" w:rsidRPr="004E7D06">
        <w:rPr>
          <w:rFonts w:ascii="맑은 고딕" w:eastAsia="맑은 고딕" w:hAnsi="맑은 고딕" w:hint="eastAsia"/>
          <w:color w:val="000000" w:themeColor="text1"/>
          <w:sz w:val="24"/>
          <w:lang w:eastAsia="ko-KR"/>
        </w:rPr>
        <w:t>자기</w:t>
      </w:r>
      <w:r w:rsidR="00EE6D11" w:rsidRPr="004E7D06">
        <w:rPr>
          <w:rFonts w:ascii="맑은 고딕" w:eastAsia="맑은 고딕" w:hAnsi="맑은 고딕"/>
          <w:color w:val="000000" w:themeColor="text1"/>
          <w:sz w:val="24"/>
          <w:lang w:eastAsia="ko-KR"/>
        </w:rPr>
        <w:t xml:space="preserve"> </w:t>
      </w:r>
      <w:r w:rsidR="00EE6D11" w:rsidRPr="004E7D06">
        <w:rPr>
          <w:rFonts w:ascii="맑은 고딕" w:eastAsia="맑은 고딕" w:hAnsi="맑은 고딕" w:hint="eastAsia"/>
          <w:color w:val="000000" w:themeColor="text1"/>
          <w:sz w:val="24"/>
          <w:lang w:eastAsia="ko-KR"/>
        </w:rPr>
        <w:t>센서</w:t>
      </w:r>
      <w:r w:rsidR="00EE6D11" w:rsidRPr="004E7D06">
        <w:rPr>
          <w:rFonts w:ascii="맑은 고딕" w:eastAsia="맑은 고딕" w:hAnsi="맑은 고딕"/>
          <w:color w:val="000000" w:themeColor="text1"/>
          <w:sz w:val="24"/>
          <w:lang w:eastAsia="ko-KR"/>
        </w:rPr>
        <w:t xml:space="preserve">(magnetic sensor), </w:t>
      </w:r>
      <w:r>
        <w:rPr>
          <w:rFonts w:ascii="맑은 고딕" w:eastAsia="맑은 고딕" w:hAnsi="맑은 고딕" w:hint="eastAsia"/>
          <w:color w:val="000000" w:themeColor="text1"/>
          <w:sz w:val="24"/>
          <w:lang w:eastAsia="ko-KR"/>
        </w:rPr>
        <w:t>거리측정 센서(111)</w:t>
      </w:r>
      <w:r w:rsidR="00EE6D11">
        <w:rPr>
          <w:rFonts w:ascii="맑은 고딕" w:eastAsia="맑은 고딕" w:hAnsi="맑은 고딕" w:hint="eastAsia"/>
          <w:color w:val="000000" w:themeColor="text1"/>
          <w:sz w:val="24"/>
          <w:lang w:eastAsia="ko-KR"/>
        </w:rPr>
        <w:t>(예를 들어,</w:t>
      </w:r>
      <w:r w:rsidR="00EE6D11">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레이저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초음파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적외선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라이다(</w:t>
      </w:r>
      <w:r w:rsidR="009A332C">
        <w:rPr>
          <w:rFonts w:ascii="맑은 고딕" w:eastAsia="맑은 고딕" w:hAnsi="맑은 고딕"/>
          <w:color w:val="000000" w:themeColor="text1"/>
          <w:sz w:val="24"/>
          <w:lang w:eastAsia="ko-KR"/>
        </w:rPr>
        <w:t xml:space="preserve">LIDAR) </w:t>
      </w:r>
      <w:r w:rsidR="009A332C">
        <w:rPr>
          <w:rFonts w:ascii="맑은 고딕" w:eastAsia="맑은 고딕" w:hAnsi="맑은 고딕" w:hint="eastAsia"/>
          <w:color w:val="000000" w:themeColor="text1"/>
          <w:sz w:val="24"/>
          <w:lang w:eastAsia="ko-KR"/>
        </w:rPr>
        <w:t>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레이더(</w:t>
      </w:r>
      <w:r w:rsidR="009A332C">
        <w:rPr>
          <w:rFonts w:ascii="맑은 고딕" w:eastAsia="맑은 고딕" w:hAnsi="맑은 고딕"/>
          <w:color w:val="000000" w:themeColor="text1"/>
          <w:sz w:val="24"/>
          <w:lang w:eastAsia="ko-KR"/>
        </w:rPr>
        <w:t xml:space="preserve">RADAR) </w:t>
      </w:r>
      <w:r w:rsidR="009A332C">
        <w:rPr>
          <w:rFonts w:ascii="맑은 고딕" w:eastAsia="맑은 고딕" w:hAnsi="맑은 고딕" w:hint="eastAsia"/>
          <w:color w:val="000000" w:themeColor="text1"/>
          <w:sz w:val="24"/>
          <w:lang w:eastAsia="ko-KR"/>
        </w:rPr>
        <w:t>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카메라 센서 등)</w:t>
      </w:r>
      <w:r w:rsidR="00EE6D11">
        <w:rPr>
          <w:rFonts w:ascii="맑은 고딕" w:eastAsia="맑은 고딕" w:hAnsi="맑은 고딕" w:hint="eastAsia"/>
          <w:color w:val="000000" w:themeColor="text1"/>
          <w:sz w:val="24"/>
          <w:lang w:eastAsia="ko-KR"/>
        </w:rPr>
        <w:t>,</w:t>
      </w:r>
      <w:r w:rsidR="00EE6D11">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근접센서</w:t>
      </w:r>
      <w:r w:rsidR="004E7D06" w:rsidRPr="004E7D06">
        <w:rPr>
          <w:rFonts w:ascii="맑은 고딕" w:eastAsia="맑은 고딕" w:hAnsi="맑은 고딕"/>
          <w:color w:val="000000" w:themeColor="text1"/>
          <w:sz w:val="24"/>
          <w:lang w:eastAsia="ko-KR"/>
        </w:rPr>
        <w:t xml:space="preserve">(proximity sensor), </w:t>
      </w:r>
      <w:r w:rsidR="004E7D06" w:rsidRPr="004E7D06">
        <w:rPr>
          <w:rFonts w:ascii="맑은 고딕" w:eastAsia="맑은 고딕" w:hAnsi="맑은 고딕" w:hint="eastAsia"/>
          <w:color w:val="000000" w:themeColor="text1"/>
          <w:sz w:val="24"/>
          <w:lang w:eastAsia="ko-KR"/>
        </w:rPr>
        <w:t>조도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(illumination sensor), </w:t>
      </w:r>
      <w:r w:rsidR="004E7D06" w:rsidRPr="004E7D06">
        <w:rPr>
          <w:rFonts w:ascii="맑은 고딕" w:eastAsia="맑은 고딕" w:hAnsi="맑은 고딕" w:hint="eastAsia"/>
          <w:color w:val="000000" w:themeColor="text1"/>
          <w:sz w:val="24"/>
          <w:lang w:eastAsia="ko-KR"/>
        </w:rPr>
        <w:t>터치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(touch sensor), </w:t>
      </w:r>
      <w:r w:rsidR="004E7D06" w:rsidRPr="004E7D06">
        <w:rPr>
          <w:rFonts w:ascii="맑은 고딕" w:eastAsia="맑은 고딕" w:hAnsi="맑은 고딕" w:hint="eastAsia"/>
          <w:color w:val="000000" w:themeColor="text1"/>
          <w:sz w:val="24"/>
          <w:lang w:eastAsia="ko-KR"/>
        </w:rPr>
        <w:t>중력</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(G-sensor), </w:t>
      </w:r>
      <w:r w:rsidR="004E7D06" w:rsidRPr="004E7D06">
        <w:rPr>
          <w:rFonts w:ascii="맑은 고딕" w:eastAsia="맑은 고딕" w:hAnsi="맑은 고딕" w:hint="eastAsia"/>
          <w:color w:val="000000" w:themeColor="text1"/>
          <w:sz w:val="24"/>
          <w:lang w:eastAsia="ko-KR"/>
        </w:rPr>
        <w:t>모션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(motion sensor), RGB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적외선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(IR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infrared sensor), </w:t>
      </w:r>
      <w:r w:rsidR="004E7D06" w:rsidRPr="004E7D06">
        <w:rPr>
          <w:rFonts w:ascii="맑은 고딕" w:eastAsia="맑은 고딕" w:hAnsi="맑은 고딕" w:hint="eastAsia"/>
          <w:color w:val="000000" w:themeColor="text1"/>
          <w:sz w:val="24"/>
          <w:lang w:eastAsia="ko-KR"/>
        </w:rPr>
        <w:t>지문인식</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(finger scan sensor), </w:t>
      </w:r>
      <w:r w:rsidR="004E7D06" w:rsidRPr="004E7D06">
        <w:rPr>
          <w:rFonts w:ascii="맑은 고딕" w:eastAsia="맑은 고딕" w:hAnsi="맑은 고딕" w:hint="eastAsia"/>
          <w:color w:val="000000" w:themeColor="text1"/>
          <w:sz w:val="24"/>
          <w:lang w:eastAsia="ko-KR"/>
        </w:rPr>
        <w:t>초음파</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(ultrasonic sensor), </w:t>
      </w:r>
      <w:r w:rsidR="004E7D06" w:rsidRPr="004E7D06">
        <w:rPr>
          <w:rFonts w:ascii="맑은 고딕" w:eastAsia="맑은 고딕" w:hAnsi="맑은 고딕" w:hint="eastAsia"/>
          <w:color w:val="000000" w:themeColor="text1"/>
          <w:sz w:val="24"/>
          <w:lang w:eastAsia="ko-KR"/>
        </w:rPr>
        <w:t>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(optical sensor), </w:t>
      </w:r>
      <w:r w:rsidR="004E7D06" w:rsidRPr="004E7D06">
        <w:rPr>
          <w:rFonts w:ascii="맑은 고딕" w:eastAsia="맑은 고딕" w:hAnsi="맑은 고딕" w:hint="eastAsia"/>
          <w:color w:val="000000" w:themeColor="text1"/>
          <w:sz w:val="24"/>
          <w:lang w:eastAsia="ko-KR"/>
        </w:rPr>
        <w:t>배터리</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게이지</w:t>
      </w:r>
      <w:r w:rsidR="004E7D06" w:rsidRPr="004E7D06">
        <w:rPr>
          <w:rFonts w:ascii="맑은 고딕" w:eastAsia="맑은 고딕" w:hAnsi="맑은 고딕"/>
          <w:color w:val="000000" w:themeColor="text1"/>
          <w:sz w:val="24"/>
          <w:lang w:eastAsia="ko-KR"/>
        </w:rPr>
        <w:t xml:space="preserve">(battery gauge), </w:t>
      </w:r>
      <w:r w:rsidR="004E7D06" w:rsidRPr="004E7D06">
        <w:rPr>
          <w:rFonts w:ascii="맑은 고딕" w:eastAsia="맑은 고딕" w:hAnsi="맑은 고딕" w:hint="eastAsia"/>
          <w:color w:val="000000" w:themeColor="text1"/>
          <w:sz w:val="24"/>
          <w:lang w:eastAsia="ko-KR"/>
        </w:rPr>
        <w:t>환경</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화학</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적어도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하나를</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포함할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한편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명세서에</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개시된</w:t>
      </w:r>
      <w:r w:rsidR="004E7D06" w:rsidRPr="004E7D06">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동작인식 </w:t>
      </w:r>
      <w:r>
        <w:rPr>
          <w:rFonts w:ascii="맑은 고딕" w:eastAsia="맑은 고딕" w:hAnsi="맑은 고딕" w:hint="eastAsia"/>
          <w:color w:val="000000" w:themeColor="text1"/>
          <w:sz w:val="24"/>
          <w:lang w:eastAsia="ko-KR"/>
        </w:rPr>
        <w:lastRenderedPageBreak/>
        <w:t>디바이스(10)</w:t>
      </w:r>
      <w:r w:rsidR="004E7D06" w:rsidRPr="004E7D06">
        <w:rPr>
          <w:rFonts w:ascii="맑은 고딕" w:eastAsia="맑은 고딕" w:hAnsi="맑은 고딕" w:hint="eastAsia"/>
          <w:color w:val="000000" w:themeColor="text1"/>
          <w:sz w:val="24"/>
          <w:lang w:eastAsia="ko-KR"/>
        </w:rPr>
        <w:t>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이러한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적어도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이상의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센싱되는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정보들을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조합하여</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활용할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E70E5A">
        <w:rPr>
          <w:rFonts w:ascii="맑은 고딕" w:eastAsia="맑은 고딕" w:hAnsi="맑은 고딕" w:hint="eastAsia"/>
          <w:color w:val="000000" w:themeColor="text1"/>
          <w:sz w:val="24"/>
          <w:lang w:eastAsia="ko-KR"/>
        </w:rPr>
        <w:t>.</w:t>
      </w:r>
    </w:p>
    <w:p w:rsidR="00E10BC0" w:rsidRDefault="00E54FB6" w:rsidP="00EE6D1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E70E5A" w:rsidRPr="00D80482">
        <w:rPr>
          <w:rFonts w:ascii="맑은 고딕" w:eastAsia="맑은 고딕" w:hAnsi="맑은 고딕" w:hint="eastAsia"/>
          <w:color w:val="000000" w:themeColor="text1"/>
          <w:sz w:val="24"/>
          <w:lang w:eastAsia="ko-KR"/>
        </w:rPr>
        <w:t>에</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포함될</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수</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있는</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다양한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센서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중</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대표적인</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센서들의</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대하여</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보다</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구체적으로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살펴본다</w:t>
      </w:r>
      <w:r w:rsidR="00E70E5A" w:rsidRPr="00D80482">
        <w:rPr>
          <w:rFonts w:ascii="맑은 고딕" w:eastAsia="맑은 고딕" w:hAnsi="맑은 고딕"/>
          <w:color w:val="000000" w:themeColor="text1"/>
          <w:sz w:val="24"/>
          <w:lang w:eastAsia="ko-KR"/>
        </w:rPr>
        <w:t xml:space="preserve">. </w:t>
      </w:r>
    </w:p>
    <w:p w:rsidR="00E70E5A" w:rsidRPr="00C162DA" w:rsidRDefault="00E54FB6" w:rsidP="002A765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자이로 센서(112)</w:t>
      </w:r>
      <w:r w:rsidR="00E10BC0">
        <w:rPr>
          <w:rFonts w:ascii="맑은 고딕" w:eastAsia="맑은 고딕" w:hAnsi="맑은 고딕" w:hint="eastAsia"/>
          <w:color w:val="000000" w:themeColor="text1"/>
          <w:sz w:val="24"/>
          <w:lang w:eastAsia="ko-KR"/>
        </w:rPr>
        <w:t xml:space="preserve">는 자이로스코프가 내재된 </w:t>
      </w:r>
      <w:r w:rsidR="00E10BC0" w:rsidRPr="00EE6D11">
        <w:rPr>
          <w:rFonts w:ascii="맑은 고딕" w:eastAsia="맑은 고딕" w:hAnsi="맑은 고딕" w:hint="eastAsia"/>
          <w:color w:val="000000" w:themeColor="text1"/>
          <w:sz w:val="24"/>
          <w:lang w:eastAsia="ko-KR"/>
        </w:rPr>
        <w:t xml:space="preserve">물제가 회전운동을 하면서 생기는 회전 반발력을 측정하여 전기 신호로 </w:t>
      </w:r>
      <w:r w:rsidR="00EE6D11" w:rsidRPr="00EE6D11">
        <w:rPr>
          <w:rFonts w:ascii="맑은 고딕" w:eastAsia="맑은 고딕" w:hAnsi="맑은 고딕" w:hint="eastAsia"/>
          <w:color w:val="000000" w:themeColor="text1"/>
          <w:sz w:val="24"/>
          <w:lang w:eastAsia="ko-KR"/>
        </w:rPr>
        <w:t>바꿀 수 있다.</w:t>
      </w:r>
      <w:r w:rsidR="00EE6D11" w:rsidRPr="00EE6D11">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E10BC0" w:rsidRPr="00EE6D11">
        <w:rPr>
          <w:rFonts w:ascii="맑은 고딕" w:eastAsia="맑은 고딕" w:hAnsi="맑은 고딕" w:hint="eastAsia"/>
          <w:color w:val="000000" w:themeColor="text1"/>
          <w:sz w:val="24"/>
          <w:lang w:eastAsia="ko-KR"/>
        </w:rPr>
        <w:t xml:space="preserve">는 </w:t>
      </w:r>
      <w:r w:rsidR="002A7653" w:rsidRPr="00D80482">
        <w:rPr>
          <w:rFonts w:ascii="맑은 고딕" w:eastAsia="맑은 고딕" w:hAnsi="맑은 고딕"/>
          <w:color w:val="000000" w:themeColor="text1"/>
          <w:sz w:val="24"/>
          <w:lang w:eastAsia="ko-KR"/>
        </w:rPr>
        <w:t>감지한 가속도를 3개의 축에 대한 회전 벡터 값(롤(roll), 피치(pitch), 요(yaw))로 표현할 수 있</w:t>
      </w:r>
      <w:r w:rsidR="00EE6D11">
        <w:rPr>
          <w:rFonts w:ascii="맑은 고딕" w:eastAsia="맑은 고딕" w:hAnsi="맑은 고딕" w:hint="eastAsia"/>
          <w:color w:val="000000" w:themeColor="text1"/>
          <w:sz w:val="24"/>
          <w:lang w:eastAsia="ko-KR"/>
        </w:rPr>
        <w:t>고</w:t>
      </w:r>
      <w:r w:rsidR="002A7653" w:rsidRPr="00D80482">
        <w:rPr>
          <w:rFonts w:ascii="맑은 고딕" w:eastAsia="맑은 고딕" w:hAnsi="맑은 고딕"/>
          <w:color w:val="000000" w:themeColor="text1"/>
          <w:sz w:val="24"/>
          <w:lang w:eastAsia="ko-KR"/>
        </w:rPr>
        <w:t xml:space="preserve"> 광학식, 기계식, 압전형 등의 </w:t>
      </w:r>
      <w:r>
        <w:rPr>
          <w:rFonts w:ascii="맑은 고딕" w:eastAsia="맑은 고딕" w:hAnsi="맑은 고딕"/>
          <w:color w:val="000000" w:themeColor="text1"/>
          <w:sz w:val="24"/>
          <w:lang w:eastAsia="ko-KR"/>
        </w:rPr>
        <w:t>자이로 센서(112)</w:t>
      </w:r>
      <w:r w:rsidR="002A7653" w:rsidRPr="00D80482">
        <w:rPr>
          <w:rFonts w:ascii="맑은 고딕" w:eastAsia="맑은 고딕" w:hAnsi="맑은 고딕"/>
          <w:color w:val="000000" w:themeColor="text1"/>
          <w:sz w:val="24"/>
          <w:lang w:eastAsia="ko-KR"/>
        </w:rPr>
        <w:t>일 수 있다.</w:t>
      </w:r>
      <w:ins w:id="11" w:author="이 진석" w:date="2018-10-23T10:06:00Z">
        <w:r w:rsid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자이로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센서</w:t>
        </w:r>
        <w:r w:rsidR="00C162DA" w:rsidRPr="00C162DA">
          <w:rPr>
            <w:rFonts w:ascii="맑은 고딕" w:eastAsia="맑은 고딕" w:hAnsi="맑은 고딕"/>
            <w:color w:val="000000" w:themeColor="text1"/>
            <w:sz w:val="24"/>
            <w:lang w:eastAsia="ko-KR"/>
          </w:rPr>
          <w:t>(112)</w:t>
        </w:r>
        <w:r w:rsidR="00C162DA" w:rsidRPr="00C162DA">
          <w:rPr>
            <w:rFonts w:ascii="맑은 고딕" w:eastAsia="맑은 고딕" w:hAnsi="맑은 고딕" w:hint="eastAsia"/>
            <w:color w:val="000000" w:themeColor="text1"/>
            <w:sz w:val="24"/>
            <w:lang w:eastAsia="ko-KR"/>
          </w:rPr>
          <w:t>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인식</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방법은</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오일러</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각도</w:t>
        </w:r>
        <w:r w:rsidR="00C162DA" w:rsidRPr="00C162DA">
          <w:rPr>
            <w:rFonts w:ascii="맑은 고딕" w:eastAsia="맑은 고딕" w:hAnsi="맑은 고딕"/>
            <w:color w:val="000000" w:themeColor="text1"/>
            <w:sz w:val="24"/>
            <w:lang w:eastAsia="ko-KR"/>
          </w:rPr>
          <w:t>(Euler angle)</w:t>
        </w:r>
        <w:r w:rsidR="00C162DA" w:rsidRPr="00C162DA">
          <w:rPr>
            <w:rFonts w:ascii="맑은 고딕" w:eastAsia="맑은 고딕" w:hAnsi="맑은 고딕" w:hint="eastAsia"/>
            <w:color w:val="000000" w:themeColor="text1"/>
            <w:sz w:val="24"/>
            <w:lang w:eastAsia="ko-KR"/>
          </w:rPr>
          <w:t>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이용하는</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방법과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쿼터니언</w:t>
        </w:r>
        <w:r w:rsidR="00C162DA" w:rsidRPr="00C162DA">
          <w:rPr>
            <w:rFonts w:ascii="맑은 고딕" w:eastAsia="맑은 고딕" w:hAnsi="맑은 고딕"/>
            <w:color w:val="000000" w:themeColor="text1"/>
            <w:sz w:val="24"/>
            <w:lang w:eastAsia="ko-KR"/>
          </w:rPr>
          <w:t xml:space="preserve">(Quaternion, </w:t>
        </w:r>
        <w:r w:rsidR="00C162DA" w:rsidRPr="00C162DA">
          <w:rPr>
            <w:rFonts w:ascii="맑은 고딕" w:eastAsia="맑은 고딕" w:hAnsi="맑은 고딕" w:hint="eastAsia"/>
            <w:color w:val="000000" w:themeColor="text1"/>
            <w:sz w:val="24"/>
            <w:lang w:eastAsia="ko-KR"/>
          </w:rPr>
          <w:t>사원수</w:t>
        </w:r>
        <w:r w:rsidR="00C162DA" w:rsidRPr="00C162DA">
          <w:rPr>
            <w:rFonts w:ascii="맑은 고딕" w:eastAsia="맑은 고딕" w:hAnsi="맑은 고딕"/>
            <w:color w:val="000000" w:themeColor="text1"/>
            <w:sz w:val="24"/>
            <w:lang w:eastAsia="ko-KR"/>
          </w:rPr>
          <w:t>)</w:t>
        </w:r>
        <w:r w:rsidR="00C162DA" w:rsidRPr="00C162DA">
          <w:rPr>
            <w:rFonts w:ascii="맑은 고딕" w:eastAsia="맑은 고딕" w:hAnsi="맑은 고딕" w:hint="eastAsia"/>
            <w:color w:val="000000" w:themeColor="text1"/>
            <w:sz w:val="24"/>
            <w:lang w:eastAsia="ko-KR"/>
          </w:rPr>
          <w:t>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이용하는</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방법이</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있을</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있다</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오일러</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각도는</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벡터</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값</w:t>
        </w:r>
        <w:r w:rsidR="00C162DA" w:rsidRPr="00C162DA">
          <w:rPr>
            <w:rFonts w:ascii="맑은 고딕" w:eastAsia="맑은 고딕" w:hAnsi="맑은 고딕"/>
            <w:color w:val="000000" w:themeColor="text1"/>
            <w:sz w:val="24"/>
            <w:lang w:eastAsia="ko-KR"/>
          </w:rPr>
          <w:t>(</w:t>
        </w:r>
        <w:r w:rsidR="00C162DA" w:rsidRPr="00C162DA">
          <w:rPr>
            <w:rFonts w:ascii="맑은 고딕" w:eastAsia="맑은 고딕" w:hAnsi="맑은 고딕" w:hint="eastAsia"/>
            <w:color w:val="000000" w:themeColor="text1"/>
            <w:sz w:val="24"/>
            <w:lang w:eastAsia="ko-KR"/>
          </w:rPr>
          <w:t>롤</w:t>
        </w:r>
        <w:r w:rsidR="00C162DA" w:rsidRPr="00C162DA">
          <w:rPr>
            <w:rFonts w:ascii="맑은 고딕" w:eastAsia="맑은 고딕" w:hAnsi="맑은 고딕"/>
            <w:color w:val="000000" w:themeColor="text1"/>
            <w:sz w:val="24"/>
            <w:lang w:eastAsia="ko-KR"/>
          </w:rPr>
          <w:t xml:space="preserve">(roll), </w:t>
        </w:r>
        <w:r w:rsidR="00C162DA" w:rsidRPr="00C162DA">
          <w:rPr>
            <w:rFonts w:ascii="맑은 고딕" w:eastAsia="맑은 고딕" w:hAnsi="맑은 고딕" w:hint="eastAsia"/>
            <w:color w:val="000000" w:themeColor="text1"/>
            <w:sz w:val="24"/>
            <w:lang w:eastAsia="ko-KR"/>
          </w:rPr>
          <w:t>피치</w:t>
        </w:r>
        <w:r w:rsidR="00C162DA" w:rsidRPr="00C162DA">
          <w:rPr>
            <w:rFonts w:ascii="맑은 고딕" w:eastAsia="맑은 고딕" w:hAnsi="맑은 고딕"/>
            <w:color w:val="000000" w:themeColor="text1"/>
            <w:sz w:val="24"/>
            <w:lang w:eastAsia="ko-KR"/>
          </w:rPr>
          <w:t xml:space="preserve">(pitch), </w:t>
        </w:r>
        <w:r w:rsidR="00C162DA" w:rsidRPr="00C162DA">
          <w:rPr>
            <w:rFonts w:ascii="맑은 고딕" w:eastAsia="맑은 고딕" w:hAnsi="맑은 고딕" w:hint="eastAsia"/>
            <w:color w:val="000000" w:themeColor="text1"/>
            <w:sz w:val="24"/>
            <w:lang w:eastAsia="ko-KR"/>
          </w:rPr>
          <w:t>요</w:t>
        </w:r>
        <w:r w:rsidR="00C162DA" w:rsidRPr="00C162DA">
          <w:rPr>
            <w:rFonts w:ascii="맑은 고딕" w:eastAsia="맑은 고딕" w:hAnsi="맑은 고딕"/>
            <w:color w:val="000000" w:themeColor="text1"/>
            <w:sz w:val="24"/>
            <w:lang w:eastAsia="ko-KR"/>
          </w:rPr>
          <w:t>(yaw))</w:t>
        </w:r>
        <w:r w:rsidR="00C162DA" w:rsidRPr="00C162DA">
          <w:rPr>
            <w:rFonts w:ascii="맑은 고딕" w:eastAsia="맑은 고딕" w:hAnsi="맑은 고딕" w:hint="eastAsia"/>
            <w:color w:val="000000" w:themeColor="text1"/>
            <w:sz w:val="24"/>
            <w:lang w:eastAsia="ko-KR"/>
          </w:rPr>
          <w:t>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사용하고</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오일러</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각</w:t>
        </w:r>
      </w:ins>
      <w:ins w:id="12" w:author="이 진석" w:date="2018-10-23T10:10:00Z">
        <w:r w:rsidR="00C162DA">
          <w:rPr>
            <w:rFonts w:ascii="맑은 고딕" w:eastAsia="맑은 고딕" w:hAnsi="맑은 고딕" w:hint="eastAsia"/>
            <w:color w:val="000000" w:themeColor="text1"/>
            <w:sz w:val="24"/>
            <w:lang w:eastAsia="ko-KR"/>
          </w:rPr>
          <w:t>도를</w:t>
        </w:r>
      </w:ins>
      <w:ins w:id="13" w:author="이 진석" w:date="2018-10-23T10:06:00Z">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이용하여</w:t>
        </w:r>
        <w:r w:rsidR="00C162DA" w:rsidRPr="00C162DA">
          <w:rPr>
            <w:rFonts w:ascii="맑은 고딕" w:eastAsia="맑은 고딕" w:hAnsi="맑은 고딕"/>
            <w:color w:val="000000" w:themeColor="text1"/>
            <w:sz w:val="24"/>
            <w:lang w:eastAsia="ko-KR"/>
          </w:rPr>
          <w:t xml:space="preserve"> x</w:t>
        </w:r>
        <w:r w:rsidR="00C162DA" w:rsidRPr="00C162DA">
          <w:rPr>
            <w:rFonts w:ascii="맑은 고딕" w:eastAsia="맑은 고딕" w:hAnsi="맑은 고딕" w:hint="eastAsia"/>
            <w:color w:val="000000" w:themeColor="text1"/>
            <w:sz w:val="24"/>
            <w:lang w:eastAsia="ko-KR"/>
          </w:rPr>
          <w:t>축</w:t>
        </w:r>
        <w:r w:rsidR="00C162DA" w:rsidRPr="00C162DA">
          <w:rPr>
            <w:rFonts w:ascii="맑은 고딕" w:eastAsia="맑은 고딕" w:hAnsi="맑은 고딕"/>
            <w:color w:val="000000" w:themeColor="text1"/>
            <w:sz w:val="24"/>
            <w:lang w:eastAsia="ko-KR"/>
          </w:rPr>
          <w:t>, y</w:t>
        </w:r>
        <w:r w:rsidR="00C162DA" w:rsidRPr="00C162DA">
          <w:rPr>
            <w:rFonts w:ascii="맑은 고딕" w:eastAsia="맑은 고딕" w:hAnsi="맑은 고딕" w:hint="eastAsia"/>
            <w:color w:val="000000" w:themeColor="text1"/>
            <w:sz w:val="24"/>
            <w:lang w:eastAsia="ko-KR"/>
          </w:rPr>
          <w:t>축</w:t>
        </w:r>
        <w:r w:rsidR="00C162DA" w:rsidRPr="00C162DA">
          <w:rPr>
            <w:rFonts w:ascii="맑은 고딕" w:eastAsia="맑은 고딕" w:hAnsi="맑은 고딕"/>
            <w:color w:val="000000" w:themeColor="text1"/>
            <w:sz w:val="24"/>
            <w:lang w:eastAsia="ko-KR"/>
          </w:rPr>
          <w:t>, z</w:t>
        </w:r>
        <w:r w:rsidR="00C162DA" w:rsidRPr="00C162DA">
          <w:rPr>
            <w:rFonts w:ascii="맑은 고딕" w:eastAsia="맑은 고딕" w:hAnsi="맑은 고딕" w:hint="eastAsia"/>
            <w:color w:val="000000" w:themeColor="text1"/>
            <w:sz w:val="24"/>
            <w:lang w:eastAsia="ko-KR"/>
          </w:rPr>
          <w:t>축의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세</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축의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과정에서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특정</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축이</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특정</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각으로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회전했을</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때</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두</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개의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회전축이</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겹쳐서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축이</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소실되는</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현상인</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짐벌락</w:t>
        </w:r>
        <w:r w:rsidR="00C162DA" w:rsidRPr="00C162DA">
          <w:rPr>
            <w:rFonts w:ascii="맑은 고딕" w:eastAsia="맑은 고딕" w:hAnsi="맑은 고딕"/>
            <w:color w:val="000000" w:themeColor="text1"/>
            <w:sz w:val="24"/>
            <w:lang w:eastAsia="ko-KR"/>
          </w:rPr>
          <w:t>(Gimbal lock)</w:t>
        </w:r>
        <w:r w:rsidR="00C162DA" w:rsidRPr="00C162DA">
          <w:rPr>
            <w:rFonts w:ascii="맑은 고딕" w:eastAsia="맑은 고딕" w:hAnsi="맑은 고딕" w:hint="eastAsia"/>
            <w:color w:val="000000" w:themeColor="text1"/>
            <w:sz w:val="24"/>
            <w:lang w:eastAsia="ko-KR"/>
          </w:rPr>
          <w:t>이</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발생할</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있다</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쿼터니언은</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오일러</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회전에서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발생하는</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짐벌락</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문제를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해결하기</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위한</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방식으로</w:t>
        </w:r>
        <w:r w:rsidR="00C162DA" w:rsidRPr="00C162DA">
          <w:rPr>
            <w:rFonts w:ascii="맑은 고딕" w:eastAsia="맑은 고딕" w:hAnsi="맑은 고딕"/>
            <w:color w:val="000000" w:themeColor="text1"/>
            <w:sz w:val="24"/>
            <w:lang w:eastAsia="ko-KR"/>
          </w:rPr>
          <w:t xml:space="preserve"> 4</w:t>
        </w:r>
        <w:r w:rsidR="00C162DA" w:rsidRPr="00C162DA">
          <w:rPr>
            <w:rFonts w:ascii="맑은 고딕" w:eastAsia="맑은 고딕" w:hAnsi="맑은 고딕" w:hint="eastAsia"/>
            <w:color w:val="000000" w:themeColor="text1"/>
            <w:sz w:val="24"/>
            <w:lang w:eastAsia="ko-KR"/>
          </w:rPr>
          <w:t>차원</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복소수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공간</w:t>
        </w:r>
        <w:r w:rsidR="00C162DA" w:rsidRPr="00C162DA">
          <w:rPr>
            <w:rFonts w:ascii="맑은 고딕" w:eastAsia="맑은 고딕" w:hAnsi="맑은 고딕"/>
            <w:color w:val="000000" w:themeColor="text1"/>
            <w:sz w:val="24"/>
            <w:lang w:eastAsia="ko-KR"/>
          </w:rPr>
          <w:t>(Complex Space)</w:t>
        </w:r>
        <w:r w:rsidR="00C162DA" w:rsidRPr="00C162DA">
          <w:rPr>
            <w:rFonts w:ascii="맑은 고딕" w:eastAsia="맑은 고딕" w:hAnsi="맑은 고딕" w:hint="eastAsia"/>
            <w:color w:val="000000" w:themeColor="text1"/>
            <w:sz w:val="24"/>
            <w:lang w:eastAsia="ko-KR"/>
          </w:rPr>
          <w:t>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벡터로서</w:t>
        </w:r>
        <w:r w:rsidR="00C162DA" w:rsidRPr="00C162DA">
          <w:rPr>
            <w:rFonts w:ascii="맑은 고딕" w:eastAsia="맑은 고딕" w:hAnsi="맑은 고딕"/>
            <w:color w:val="000000" w:themeColor="text1"/>
            <w:sz w:val="24"/>
            <w:lang w:eastAsia="ko-KR"/>
          </w:rPr>
          <w:t>, 4</w:t>
        </w:r>
        <w:r w:rsidR="00C162DA" w:rsidRPr="00C162DA">
          <w:rPr>
            <w:rFonts w:ascii="맑은 고딕" w:eastAsia="맑은 고딕" w:hAnsi="맑은 고딕" w:hint="eastAsia"/>
            <w:color w:val="000000" w:themeColor="text1"/>
            <w:sz w:val="24"/>
            <w:lang w:eastAsia="ko-KR"/>
          </w:rPr>
          <w:t>개의</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값</w:t>
        </w:r>
        <w:r w:rsidR="00C162DA" w:rsidRPr="00C162DA">
          <w:rPr>
            <w:rFonts w:ascii="맑은 고딕" w:eastAsia="맑은 고딕" w:hAnsi="맑은 고딕"/>
            <w:color w:val="000000" w:themeColor="text1"/>
            <w:sz w:val="24"/>
            <w:lang w:eastAsia="ko-KR"/>
          </w:rPr>
          <w:t>(x, y, z, w)</w:t>
        </w:r>
        <w:r w:rsidR="00C162DA" w:rsidRPr="00C162DA">
          <w:rPr>
            <w:rFonts w:ascii="맑은 고딕" w:eastAsia="맑은 고딕" w:hAnsi="맑은 고딕" w:hint="eastAsia"/>
            <w:color w:val="000000" w:themeColor="text1"/>
            <w:sz w:val="24"/>
            <w:lang w:eastAsia="ko-KR"/>
          </w:rPr>
          <w:t>를</w:t>
        </w:r>
        <w:r w:rsidR="00C162DA" w:rsidRPr="00C162DA">
          <w:rPr>
            <w:rFonts w:ascii="맑은 고딕" w:eastAsia="맑은 고딕" w:hAnsi="맑은 고딕"/>
            <w:color w:val="000000" w:themeColor="text1"/>
            <w:sz w:val="24"/>
            <w:lang w:eastAsia="ko-KR"/>
          </w:rPr>
          <w:t xml:space="preserve"> </w:t>
        </w:r>
        <w:r w:rsidR="00C162DA" w:rsidRPr="00C162DA">
          <w:rPr>
            <w:rFonts w:ascii="맑은 고딕" w:eastAsia="맑은 고딕" w:hAnsi="맑은 고딕" w:hint="eastAsia"/>
            <w:color w:val="000000" w:themeColor="text1"/>
            <w:sz w:val="24"/>
            <w:lang w:eastAsia="ko-KR"/>
          </w:rPr>
          <w:t>사용한다</w:t>
        </w:r>
        <w:r w:rsidR="00C162DA" w:rsidRPr="00C162DA">
          <w:rPr>
            <w:rFonts w:ascii="맑은 고딕" w:eastAsia="맑은 고딕" w:hAnsi="맑은 고딕"/>
            <w:color w:val="000000" w:themeColor="text1"/>
            <w:sz w:val="24"/>
            <w:lang w:eastAsia="ko-KR"/>
          </w:rPr>
          <w:t>.</w:t>
        </w:r>
      </w:ins>
    </w:p>
    <w:p w:rsidR="00D80482" w:rsidRPr="00EE6D11" w:rsidRDefault="00D80482" w:rsidP="00D8048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D80482">
        <w:rPr>
          <w:rFonts w:ascii="맑은 고딕" w:eastAsia="맑은 고딕" w:hAnsi="맑은 고딕"/>
          <w:color w:val="000000" w:themeColor="text1"/>
          <w:sz w:val="24"/>
          <w:lang w:eastAsia="ko-KR"/>
        </w:rPr>
        <w:t> </w:t>
      </w:r>
      <w:r w:rsidR="00E54FB6">
        <w:rPr>
          <w:rFonts w:ascii="맑은 고딕" w:eastAsia="맑은 고딕" w:hAnsi="맑은 고딕" w:hint="eastAsia"/>
          <w:color w:val="000000" w:themeColor="text1"/>
          <w:sz w:val="24"/>
          <w:lang w:eastAsia="ko-KR"/>
        </w:rPr>
        <w:t>거리측정 센서(111)</w:t>
      </w:r>
      <w:r w:rsidRPr="00EE6D11">
        <w:rPr>
          <w:rFonts w:ascii="맑은 고딕" w:eastAsia="맑은 고딕" w:hAnsi="맑은 고딕" w:hint="eastAsia"/>
          <w:color w:val="000000" w:themeColor="text1"/>
          <w:sz w:val="24"/>
          <w:lang w:eastAsia="ko-KR"/>
        </w:rPr>
        <w:t>는</w:t>
      </w:r>
      <w:r w:rsidR="00527B1B">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color w:val="000000" w:themeColor="text1"/>
          <w:sz w:val="24"/>
          <w:lang w:eastAsia="ko-KR"/>
        </w:rPr>
        <w:t xml:space="preserve">빛, 소리, 전파와 같은 무형의 에너지를 </w:t>
      </w:r>
      <w:r w:rsidR="00200D53">
        <w:rPr>
          <w:rFonts w:ascii="맑은 고딕" w:eastAsia="맑은 고딕" w:hAnsi="맑은 고딕" w:hint="eastAsia"/>
          <w:color w:val="000000" w:themeColor="text1"/>
          <w:sz w:val="24"/>
          <w:lang w:eastAsia="ko-KR"/>
        </w:rPr>
        <w:t xml:space="preserve">이용하여 </w:t>
      </w:r>
      <w:r w:rsidR="00527B1B" w:rsidRPr="00EE6D11">
        <w:rPr>
          <w:rFonts w:ascii="맑은 고딕" w:eastAsia="맑은 고딕" w:hAnsi="맑은 고딕"/>
          <w:color w:val="000000" w:themeColor="text1"/>
          <w:sz w:val="24"/>
          <w:lang w:eastAsia="ko-KR"/>
        </w:rPr>
        <w:t>물체로부터 반사되어</w:t>
      </w:r>
      <w:r w:rsidR="009A332C">
        <w:rPr>
          <w:rFonts w:ascii="맑은 고딕" w:eastAsia="맑은 고딕" w:hAnsi="맑은 고딕" w:hint="eastAsia"/>
          <w:color w:val="000000" w:themeColor="text1"/>
          <w:sz w:val="24"/>
          <w:lang w:eastAsia="ko-KR"/>
        </w:rPr>
        <w:t xml:space="preserve"> 돌아오면</w:t>
      </w:r>
      <w:r w:rsidR="00527B1B" w:rsidRPr="00EE6D11">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그</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이동</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시간을</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측정하여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매체의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속도</w:t>
      </w:r>
      <w:r w:rsidR="009A332C" w:rsidRPr="009A332C">
        <w:rPr>
          <w:rFonts w:ascii="맑은 고딕" w:eastAsia="맑은 고딕" w:hAnsi="맑은 고딕"/>
          <w:color w:val="000000" w:themeColor="text1"/>
          <w:sz w:val="24"/>
          <w:lang w:eastAsia="ko-KR"/>
        </w:rPr>
        <w:t>(</w:t>
      </w:r>
      <w:r w:rsidR="009A332C">
        <w:rPr>
          <w:rFonts w:ascii="맑은 고딕" w:eastAsia="맑은 고딕" w:hAnsi="맑은 고딕" w:hint="eastAsia"/>
          <w:color w:val="000000" w:themeColor="text1"/>
          <w:sz w:val="24"/>
          <w:lang w:eastAsia="ko-KR"/>
        </w:rPr>
        <w:t>예를 들어,</w:t>
      </w:r>
      <w:r w:rsid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빛</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소리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전파</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등</w:t>
      </w:r>
      <w:r w:rsidR="009A332C" w:rsidRPr="009A332C">
        <w:rPr>
          <w:rFonts w:ascii="맑은 고딕" w:eastAsia="맑은 고딕" w:hAnsi="맑은 고딕"/>
          <w:color w:val="000000" w:themeColor="text1"/>
          <w:sz w:val="24"/>
          <w:lang w:eastAsia="ko-KR"/>
        </w:rPr>
        <w:t>)</w:t>
      </w:r>
      <w:r w:rsidR="009A332C" w:rsidRP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곱해주면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단위의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수치가</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나오는데</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값은</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가는</w:t>
      </w:r>
      <w:r w:rsidR="009A332C">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Pr>
          <w:rFonts w:ascii="맑은 고딕" w:eastAsia="맑은 고딕" w:hAnsi="맑은 고딕" w:hint="eastAsia"/>
          <w:color w:val="000000" w:themeColor="text1"/>
          <w:sz w:val="24"/>
          <w:lang w:eastAsia="ko-KR"/>
        </w:rPr>
        <w:t>와 돌아</w:t>
      </w:r>
      <w:r w:rsidR="009A332C" w:rsidRPr="009A332C">
        <w:rPr>
          <w:rFonts w:ascii="맑은 고딕" w:eastAsia="맑은 고딕" w:hAnsi="맑은 고딕" w:hint="eastAsia"/>
          <w:color w:val="000000" w:themeColor="text1"/>
          <w:sz w:val="24"/>
          <w:lang w:eastAsia="ko-KR"/>
        </w:rPr>
        <w:t>오는</w:t>
      </w:r>
      <w:r w:rsidR="009A332C">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거리이므로</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값에서</w:t>
      </w:r>
      <w:r w:rsidR="009A332C" w:rsidRPr="009A332C">
        <w:rPr>
          <w:rFonts w:ascii="맑은 고딕" w:eastAsia="맑은 고딕" w:hAnsi="맑은 고딕"/>
          <w:color w:val="000000" w:themeColor="text1"/>
          <w:sz w:val="24"/>
          <w:lang w:eastAsia="ko-KR"/>
        </w:rPr>
        <w:t xml:space="preserve"> 2</w:t>
      </w:r>
      <w:r w:rsidR="009A332C" w:rsidRP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나누</w:t>
      </w:r>
      <w:r w:rsidR="009A332C">
        <w:rPr>
          <w:rFonts w:ascii="맑은 고딕" w:eastAsia="맑은 고딕" w:hAnsi="맑은 고딕" w:hint="eastAsia"/>
          <w:color w:val="000000" w:themeColor="text1"/>
          <w:sz w:val="24"/>
          <w:lang w:eastAsia="ko-KR"/>
        </w:rPr>
        <w:t>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목표물까지의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527B1B" w:rsidRPr="00EE6D11">
        <w:rPr>
          <w:rFonts w:ascii="맑은 고딕" w:eastAsia="맑은 고딕" w:hAnsi="맑은 고딕"/>
          <w:color w:val="000000" w:themeColor="text1"/>
          <w:sz w:val="24"/>
          <w:lang w:eastAsia="ko-KR"/>
        </w:rPr>
        <w:t>측정</w:t>
      </w:r>
      <w:r w:rsidR="00200D53" w:rsidRPr="00EE6D11">
        <w:rPr>
          <w:rFonts w:ascii="맑은 고딕" w:eastAsia="맑은 고딕" w:hAnsi="맑은 고딕" w:hint="eastAsia"/>
          <w:color w:val="000000" w:themeColor="text1"/>
          <w:sz w:val="24"/>
          <w:lang w:eastAsia="ko-KR"/>
        </w:rPr>
        <w:t xml:space="preserve">할 수 </w:t>
      </w:r>
      <w:r w:rsidR="009A332C">
        <w:rPr>
          <w:rFonts w:ascii="맑은 고딕" w:eastAsia="맑은 고딕" w:hAnsi="맑은 고딕" w:hint="eastAsia"/>
          <w:color w:val="000000" w:themeColor="text1"/>
          <w:sz w:val="24"/>
          <w:lang w:eastAsia="ko-KR"/>
        </w:rPr>
        <w:t>있</w:t>
      </w:r>
      <w:r w:rsidR="00200D53" w:rsidRPr="00EE6D11">
        <w:rPr>
          <w:rFonts w:ascii="맑은 고딕" w:eastAsia="맑은 고딕" w:hAnsi="맑은 고딕" w:hint="eastAsia"/>
          <w:color w:val="000000" w:themeColor="text1"/>
          <w:sz w:val="24"/>
          <w:lang w:eastAsia="ko-KR"/>
        </w:rPr>
        <w:t>다.</w:t>
      </w:r>
      <w:r w:rsidR="00200D53" w:rsidRPr="00EE6D11">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 xml:space="preserve">거리 측정 센서 중에서 레이저 센서는 레이저를 이용하여 </w:t>
      </w:r>
      <w:r w:rsidR="00596592" w:rsidRPr="009A332C">
        <w:rPr>
          <w:rFonts w:ascii="맑은 고딕" w:eastAsia="맑은 고딕" w:hAnsi="맑은 고딕" w:hint="eastAsia"/>
          <w:color w:val="000000" w:themeColor="text1"/>
          <w:sz w:val="24"/>
          <w:lang w:eastAsia="ko-KR"/>
        </w:rPr>
        <w:t>목표물에서</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반사해</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lastRenderedPageBreak/>
        <w:t>되돌아</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오는</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시간</w:t>
      </w:r>
      <w:r w:rsidR="00596592" w:rsidRPr="009A332C">
        <w:rPr>
          <w:rFonts w:ascii="맑은 고딕" w:eastAsia="맑은 고딕" w:hAnsi="맑은 고딕"/>
          <w:color w:val="000000" w:themeColor="text1"/>
          <w:sz w:val="24"/>
          <w:lang w:eastAsia="ko-KR"/>
        </w:rPr>
        <w:t>(</w:t>
      </w:r>
      <w:r w:rsidR="00596592" w:rsidRPr="009A332C">
        <w:rPr>
          <w:rFonts w:ascii="맑은 고딕" w:eastAsia="맑은 고딕" w:hAnsi="맑은 고딕" w:hint="eastAsia"/>
          <w:color w:val="000000" w:themeColor="text1"/>
          <w:sz w:val="24"/>
          <w:lang w:eastAsia="ko-KR"/>
        </w:rPr>
        <w:t>진동수</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위상</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변위</w:t>
      </w:r>
      <w:r w:rsidR="00596592" w:rsidRPr="009A332C">
        <w:rPr>
          <w:rFonts w:ascii="맑은 고딕" w:eastAsia="맑은 고딕" w:hAnsi="맑은 고딕"/>
          <w:color w:val="000000" w:themeColor="text1"/>
          <w:sz w:val="24"/>
          <w:lang w:eastAsia="ko-KR"/>
        </w:rPr>
        <w:t>)</w:t>
      </w:r>
      <w:r w:rsidR="00596592" w:rsidRPr="009A332C">
        <w:rPr>
          <w:rFonts w:ascii="맑은 고딕" w:eastAsia="맑은 고딕" w:hAnsi="맑은 고딕" w:hint="eastAsia"/>
          <w:color w:val="000000" w:themeColor="text1"/>
          <w:sz w:val="24"/>
          <w:lang w:eastAsia="ko-KR"/>
        </w:rPr>
        <w:t>차이</w:t>
      </w:r>
      <w:r w:rsidR="00596592">
        <w:rPr>
          <w:rFonts w:ascii="맑은 고딕" w:eastAsia="맑은 고딕" w:hAnsi="맑은 고딕" w:hint="eastAsia"/>
          <w:color w:val="000000" w:themeColor="text1"/>
          <w:sz w:val="24"/>
          <w:lang w:eastAsia="ko-KR"/>
        </w:rPr>
        <w:t>를</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측정하여</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거리를</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구</w:t>
      </w:r>
      <w:r w:rsidR="00596592">
        <w:rPr>
          <w:rFonts w:ascii="맑은 고딕" w:eastAsia="맑은 고딕" w:hAnsi="맑은 고딕" w:hint="eastAsia"/>
          <w:color w:val="000000" w:themeColor="text1"/>
          <w:sz w:val="24"/>
          <w:lang w:eastAsia="ko-KR"/>
        </w:rPr>
        <w:t>할 수 있고,</w:t>
      </w:r>
      <w:r w:rsid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매우</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정확하게</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높은</w:t>
      </w:r>
      <w:r w:rsidR="00596592" w:rsidRPr="00596592">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해상도</w:t>
      </w:r>
      <w:r w:rsidR="00596592" w:rsidRPr="00596592">
        <w:rPr>
          <w:rFonts w:ascii="맑은 고딕" w:eastAsia="맑은 고딕" w:hAnsi="맑은 고딕" w:hint="eastAsia"/>
          <w:color w:val="000000" w:themeColor="text1"/>
          <w:sz w:val="24"/>
          <w:lang w:eastAsia="ko-KR"/>
        </w:rPr>
        <w:t>로</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거리를</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감지할</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수</w:t>
      </w:r>
      <w:r w:rsidR="00596592" w:rsidRPr="00596592">
        <w:rPr>
          <w:rFonts w:ascii="맑은 고딕" w:eastAsia="맑은 고딕" w:hAnsi="맑은 고딕"/>
          <w:color w:val="000000" w:themeColor="text1"/>
          <w:sz w:val="24"/>
          <w:lang w:eastAsia="ko-KR"/>
        </w:rPr>
        <w:t xml:space="preserve"> </w:t>
      </w:r>
      <w:del w:id="14" w:author="이 진석" w:date="2018-10-24T15:15:00Z">
        <w:r w:rsidR="00596592" w:rsidRPr="00596592" w:rsidDel="00BA5B6B">
          <w:rPr>
            <w:rFonts w:ascii="맑은 고딕" w:eastAsia="맑은 고딕" w:hAnsi="맑은 고딕" w:hint="eastAsia"/>
            <w:color w:val="000000" w:themeColor="text1"/>
            <w:sz w:val="24"/>
            <w:lang w:eastAsia="ko-KR"/>
          </w:rPr>
          <w:delText>있으며</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단일</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센서로</w:delText>
        </w:r>
        <w:r w:rsidR="00596592" w:rsidRPr="00596592" w:rsidDel="00BA5B6B">
          <w:rPr>
            <w:rFonts w:ascii="맑은 고딕" w:eastAsia="맑은 고딕" w:hAnsi="맑은 고딕"/>
            <w:color w:val="000000" w:themeColor="text1"/>
            <w:sz w:val="24"/>
            <w:lang w:eastAsia="ko-KR"/>
          </w:rPr>
          <w:delText xml:space="preserve"> 360</w:delText>
        </w:r>
        <w:r w:rsidR="00596592" w:rsidDel="00BA5B6B">
          <w:rPr>
            <w:rFonts w:ascii="맑은 고딕" w:eastAsia="맑은 고딕" w:hAnsi="맑은 고딕" w:hint="eastAsia"/>
            <w:color w:val="000000" w:themeColor="text1"/>
            <w:sz w:val="24"/>
            <w:lang w:eastAsia="ko-KR"/>
          </w:rPr>
          <w:delText>도 모든 방향</w:delText>
        </w:r>
        <w:r w:rsidR="00596592" w:rsidRPr="00596592" w:rsidDel="00BA5B6B">
          <w:rPr>
            <w:rFonts w:ascii="맑은 고딕" w:eastAsia="맑은 고딕" w:hAnsi="맑은 고딕" w:hint="eastAsia"/>
            <w:color w:val="000000" w:themeColor="text1"/>
            <w:sz w:val="24"/>
            <w:lang w:eastAsia="ko-KR"/>
          </w:rPr>
          <w:delText>의</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거리</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측정</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데이터를</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취득할</w:delText>
        </w:r>
        <w:r w:rsidR="00596592" w:rsidRPr="00596592" w:rsidDel="00BA5B6B">
          <w:rPr>
            <w:rFonts w:ascii="맑은 고딕" w:eastAsia="맑은 고딕" w:hAnsi="맑은 고딕"/>
            <w:color w:val="000000" w:themeColor="text1"/>
            <w:sz w:val="24"/>
            <w:lang w:eastAsia="ko-KR"/>
          </w:rPr>
          <w:delText xml:space="preserve"> </w:delText>
        </w:r>
        <w:r w:rsidR="00596592" w:rsidRPr="00596592" w:rsidDel="00BA5B6B">
          <w:rPr>
            <w:rFonts w:ascii="맑은 고딕" w:eastAsia="맑은 고딕" w:hAnsi="맑은 고딕" w:hint="eastAsia"/>
            <w:color w:val="000000" w:themeColor="text1"/>
            <w:sz w:val="24"/>
            <w:lang w:eastAsia="ko-KR"/>
          </w:rPr>
          <w:delText>수</w:delText>
        </w:r>
        <w:r w:rsidR="00596592" w:rsidRPr="00596592" w:rsidDel="00BA5B6B">
          <w:rPr>
            <w:rFonts w:ascii="맑은 고딕" w:eastAsia="맑은 고딕" w:hAnsi="맑은 고딕"/>
            <w:color w:val="000000" w:themeColor="text1"/>
            <w:sz w:val="24"/>
            <w:lang w:eastAsia="ko-KR"/>
          </w:rPr>
          <w:delText xml:space="preserve"> </w:delText>
        </w:r>
      </w:del>
      <w:r w:rsidR="00596592" w:rsidRPr="00596592">
        <w:rPr>
          <w:rFonts w:ascii="맑은 고딕" w:eastAsia="맑은 고딕" w:hAnsi="맑은 고딕" w:hint="eastAsia"/>
          <w:color w:val="000000" w:themeColor="text1"/>
          <w:sz w:val="24"/>
          <w:lang w:eastAsia="ko-KR"/>
        </w:rPr>
        <w:t>있다</w:t>
      </w:r>
      <w:r w:rsidR="00596592" w:rsidRPr="00596592">
        <w:rPr>
          <w:rFonts w:ascii="맑은 고딕" w:eastAsia="맑은 고딕" w:hAnsi="맑은 고딕"/>
          <w:color w:val="000000" w:themeColor="text1"/>
          <w:sz w:val="24"/>
          <w:lang w:eastAsia="ko-KR"/>
        </w:rPr>
        <w:t>.</w:t>
      </w:r>
      <w:r w:rsidR="00596592">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레이저를 이용한 거리 측정 방식들의 원리</w:t>
      </w:r>
      <w:r w:rsidR="009A332C" w:rsidRPr="009A332C">
        <w:rPr>
          <w:rFonts w:ascii="맑은 고딕" w:eastAsia="맑은 고딕" w:hAnsi="맑은 고딕" w:hint="eastAsia"/>
          <w:color w:val="000000" w:themeColor="text1"/>
          <w:sz w:val="24"/>
          <w:lang w:eastAsia="ko-KR"/>
        </w:rPr>
        <w:t>는</w:t>
      </w:r>
      <w:r w:rsidR="009A332C" w:rsidRPr="009A332C">
        <w:rPr>
          <w:rFonts w:ascii="맑은 고딕" w:eastAsia="맑은 고딕" w:hAnsi="맑은 고딕"/>
          <w:color w:val="000000" w:themeColor="text1"/>
          <w:sz w:val="24"/>
          <w:lang w:eastAsia="ko-KR"/>
        </w:rPr>
        <w:t xml:space="preserve"> pulsed Modulation, Frequency Modulation, Phase shift, Triangulation, Interferometry </w:t>
      </w:r>
      <w:r w:rsidR="009A332C" w:rsidRPr="009A332C">
        <w:rPr>
          <w:rFonts w:ascii="맑은 고딕" w:eastAsia="맑은 고딕" w:hAnsi="맑은 고딕" w:hint="eastAsia"/>
          <w:color w:val="000000" w:themeColor="text1"/>
          <w:sz w:val="24"/>
          <w:lang w:eastAsia="ko-KR"/>
        </w:rPr>
        <w:t>등이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있다</w:t>
      </w:r>
      <w:r w:rsidR="009A332C" w:rsidRPr="009A332C">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레이저</w:t>
      </w:r>
      <w:r w:rsidR="002A7653" w:rsidRPr="00EE6D11">
        <w:rPr>
          <w:rFonts w:ascii="맑은 고딕" w:eastAsia="맑은 고딕" w:hAnsi="맑은 고딕" w:hint="eastAsia"/>
          <w:color w:val="000000" w:themeColor="text1"/>
          <w:sz w:val="24"/>
          <w:lang w:eastAsia="ko-KR"/>
        </w:rPr>
        <w:t>센서와</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자이로센서의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기능을</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활용하여</w:t>
      </w:r>
      <w:r w:rsidR="002A7653" w:rsidRPr="00EE6D1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2A7653" w:rsidRPr="00D80482">
        <w:rPr>
          <w:rFonts w:ascii="맑은 고딕" w:eastAsia="맑은 고딕" w:hAnsi="맑은 고딕"/>
          <w:color w:val="000000" w:themeColor="text1"/>
          <w:sz w:val="24"/>
          <w:lang w:eastAsia="ko-KR"/>
        </w:rPr>
        <w:t>의</w:t>
      </w:r>
      <w:r w:rsidR="002A7653" w:rsidRPr="00EE6D11">
        <w:rPr>
          <w:rFonts w:ascii="맑은 고딕" w:eastAsia="맑은 고딕" w:hAnsi="맑은 고딕" w:hint="eastAsia"/>
          <w:color w:val="000000" w:themeColor="text1"/>
          <w:sz w:val="24"/>
          <w:lang w:eastAsia="ko-KR"/>
        </w:rPr>
        <w:t xml:space="preserve"> 자세나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위치를</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추정할</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있다</w:t>
      </w:r>
    </w:p>
    <w:p w:rsidR="00DE70E0"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DE70E0">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동작인식 디바이스(10)</w:t>
      </w:r>
      <w:r w:rsidR="00DE70E0">
        <w:rPr>
          <w:rFonts w:ascii="맑은 고딕" w:eastAsia="맑은 고딕" w:hAnsi="맑은 고딕" w:hint="eastAsia"/>
          <w:color w:val="000000" w:themeColor="text1"/>
          <w:sz w:val="24"/>
          <w:lang w:eastAsia="ko-KR"/>
        </w:rPr>
        <w:t>의 전반적인 동작을 제어한다.</w:t>
      </w:r>
      <w:r w:rsidR="00DE70E0">
        <w:rPr>
          <w:rFonts w:ascii="맑은 고딕" w:eastAsia="맑은 고딕" w:hAnsi="맑은 고딕"/>
          <w:color w:val="000000" w:themeColor="text1"/>
          <w:sz w:val="24"/>
          <w:lang w:eastAsia="ko-KR"/>
        </w:rPr>
        <w:t xml:space="preserve"> </w:t>
      </w:r>
      <w:r w:rsidR="00DE70E0">
        <w:rPr>
          <w:rFonts w:ascii="맑은 고딕" w:eastAsia="맑은 고딕" w:hAnsi="맑은 고딕" w:hint="eastAsia"/>
          <w:color w:val="000000" w:themeColor="text1"/>
          <w:sz w:val="24"/>
          <w:lang w:eastAsia="ko-KR"/>
        </w:rPr>
        <w:t>예를 들어,</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제어부(120)</w:t>
      </w:r>
      <w:r w:rsidR="00DE70E0">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저장부(140)</w:t>
      </w:r>
      <w:r w:rsidR="00DE70E0">
        <w:rPr>
          <w:rFonts w:ascii="맑은 고딕" w:eastAsia="맑은 고딕" w:hAnsi="맑은 고딕" w:hint="eastAsia"/>
          <w:color w:val="000000" w:themeColor="text1"/>
          <w:sz w:val="24"/>
          <w:lang w:eastAsia="ko-KR"/>
        </w:rPr>
        <w:t>에 저장된 프로그램들을 실행함으로써,</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센싱부(110)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통신부(130)</w:t>
      </w:r>
      <w:r w:rsidR="00DE70E0">
        <w:rPr>
          <w:rFonts w:ascii="맑은 고딕" w:eastAsia="맑은 고딕" w:hAnsi="맑은 고딕" w:hint="eastAsia"/>
          <w:color w:val="000000" w:themeColor="text1"/>
          <w:sz w:val="24"/>
          <w:lang w:eastAsia="ko-KR"/>
        </w:rPr>
        <w:t>,</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저장부(140)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전원부(150)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출력부(160)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sidR="003224B0">
        <w:rPr>
          <w:rFonts w:ascii="맑은 고딕" w:eastAsia="맑은 고딕" w:hAnsi="맑은 고딕" w:hint="eastAsia"/>
          <w:color w:val="000000" w:themeColor="text1"/>
          <w:sz w:val="24"/>
          <w:lang w:eastAsia="ko-KR"/>
        </w:rPr>
        <w:t>사용자입력부 등를 제어할 수 있다.</w:t>
      </w:r>
    </w:p>
    <w:p w:rsidR="00F7170C" w:rsidRPr="00E63D09"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634558">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센싱부(110)</w:t>
      </w:r>
      <w:r w:rsidR="00634558" w:rsidRPr="00F7170C">
        <w:rPr>
          <w:rFonts w:ascii="맑은 고딕" w:eastAsia="맑은 고딕" w:hAnsi="맑은 고딕" w:hint="eastAsia"/>
          <w:color w:val="000000" w:themeColor="text1"/>
          <w:sz w:val="24"/>
          <w:lang w:eastAsia="ko-KR"/>
        </w:rPr>
        <w:t xml:space="preserve">에 의해 발생된 </w:t>
      </w:r>
      <w:r w:rsidR="00634558" w:rsidRPr="00F7170C">
        <w:rPr>
          <w:rFonts w:ascii="맑은 고딕" w:eastAsia="맑은 고딕" w:hAnsi="맑은 고딕"/>
          <w:color w:val="000000" w:themeColor="text1"/>
          <w:sz w:val="24"/>
          <w:lang w:eastAsia="ko-KR"/>
        </w:rPr>
        <w:t xml:space="preserve">센싱 신호에 기초하여,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의 구동 또는 동작을 제어하거나,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에 설치된 응용 프로그램과 관련된 </w:t>
      </w:r>
      <w:r w:rsidR="00634558" w:rsidRPr="00E63D09">
        <w:rPr>
          <w:rFonts w:ascii="맑은 고딕" w:eastAsia="맑은 고딕" w:hAnsi="맑은 고딕"/>
          <w:color w:val="000000" w:themeColor="text1"/>
          <w:sz w:val="24"/>
          <w:lang w:eastAsia="ko-KR"/>
        </w:rPr>
        <w:t>데이터 처리, 기능 또는 동작을 수행할 수 있다</w:t>
      </w:r>
      <w:r w:rsidR="00F7170C" w:rsidRPr="00E63D09">
        <w:rPr>
          <w:rFonts w:ascii="맑은 고딕" w:eastAsia="맑은 고딕" w:hAnsi="맑은 고딕" w:hint="eastAsia"/>
          <w:color w:val="000000" w:themeColor="text1"/>
          <w:sz w:val="24"/>
          <w:lang w:eastAsia="ko-KR"/>
        </w:rPr>
        <w:t>.</w:t>
      </w:r>
    </w:p>
    <w:p w:rsidR="00D80482" w:rsidRDefault="00F7170C"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63D09">
        <w:rPr>
          <w:rFonts w:ascii="맑은 고딕" w:eastAsia="맑은 고딕" w:hAnsi="맑은 고딕" w:hint="eastAsia"/>
          <w:color w:val="000000" w:themeColor="text1"/>
          <w:sz w:val="24"/>
          <w:lang w:eastAsia="ko-KR"/>
        </w:rPr>
        <w:t>예를 들어,</w:t>
      </w:r>
      <w:r w:rsidRPr="00E63D09">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제어부(120)</w:t>
      </w:r>
      <w:r w:rsidR="003224B0" w:rsidRPr="00E63D09">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센싱부(110)</w:t>
      </w:r>
      <w:r w:rsidR="003224B0" w:rsidRPr="00E63D09">
        <w:rPr>
          <w:rFonts w:ascii="맑은 고딕" w:eastAsia="맑은 고딕" w:hAnsi="맑은 고딕" w:hint="eastAsia"/>
          <w:color w:val="000000" w:themeColor="text1"/>
          <w:sz w:val="24"/>
          <w:lang w:eastAsia="ko-KR"/>
        </w:rPr>
        <w:t xml:space="preserve">에 의해 </w:t>
      </w:r>
      <w:r w:rsidR="00E63D09" w:rsidRPr="00E63D09">
        <w:rPr>
          <w:rFonts w:ascii="맑은 고딕" w:eastAsia="맑은 고딕" w:hAnsi="맑은 고딕" w:hint="eastAsia"/>
          <w:color w:val="000000" w:themeColor="text1"/>
          <w:sz w:val="24"/>
          <w:lang w:eastAsia="ko-KR"/>
        </w:rPr>
        <w:t xml:space="preserve">감지된 </w:t>
      </w:r>
      <w:r w:rsidR="00D80482" w:rsidRPr="00E63D09">
        <w:rPr>
          <w:rFonts w:ascii="맑은 고딕" w:eastAsia="맑은 고딕" w:hAnsi="맑은 고딕" w:hint="eastAsia"/>
          <w:color w:val="000000" w:themeColor="text1"/>
          <w:sz w:val="24"/>
          <w:lang w:eastAsia="ko-KR"/>
        </w:rPr>
        <w:t>정보</w:t>
      </w:r>
      <w:r w:rsidR="003224B0" w:rsidRPr="00E63D09">
        <w:rPr>
          <w:rFonts w:ascii="맑은 고딕" w:eastAsia="맑은 고딕" w:hAnsi="맑은 고딕" w:hint="eastAsia"/>
          <w:color w:val="000000" w:themeColor="text1"/>
          <w:sz w:val="24"/>
          <w:lang w:eastAsia="ko-KR"/>
        </w:rPr>
        <w:t xml:space="preserve">를 </w:t>
      </w:r>
      <w:r w:rsidRPr="00E63D09">
        <w:rPr>
          <w:rFonts w:ascii="맑은 고딕" w:eastAsia="맑은 고딕" w:hAnsi="맑은 고딕" w:hint="eastAsia"/>
          <w:color w:val="000000" w:themeColor="text1"/>
          <w:sz w:val="24"/>
          <w:lang w:eastAsia="ko-KR"/>
        </w:rPr>
        <w:t>기초하여</w:t>
      </w:r>
      <w:r w:rsidR="00D80482" w:rsidRPr="00E63D09">
        <w:rPr>
          <w:rFonts w:ascii="맑은 고딕" w:eastAsia="맑은 고딕" w:hAnsi="맑은 고딕" w:hint="eastAsia"/>
          <w:color w:val="000000" w:themeColor="text1"/>
          <w:sz w:val="24"/>
          <w:lang w:eastAsia="ko-KR"/>
        </w:rPr>
        <w:t xml:space="preserve"> 팔의 위치나 움직임 속도, 움직임 방향 등으로 변환할 수 있다.</w:t>
      </w:r>
    </w:p>
    <w:p w:rsidR="003224B0" w:rsidRDefault="00E54FB6"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3224B0">
        <w:rPr>
          <w:rFonts w:ascii="맑은 고딕" w:eastAsia="맑은 고딕" w:hAnsi="맑은 고딕" w:hint="eastAsia"/>
          <w:color w:val="000000" w:themeColor="text1"/>
          <w:sz w:val="24"/>
          <w:lang w:eastAsia="ko-KR"/>
        </w:rPr>
        <w:t>가</w:t>
      </w:r>
      <w:r w:rsidR="00EC1215">
        <w:rPr>
          <w:rFonts w:ascii="맑은 고딕" w:eastAsia="맑은 고딕" w:hAnsi="맑은 고딕" w:hint="eastAsia"/>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서버나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다른</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기기</w:t>
      </w:r>
      <w:r w:rsidR="00EC1215">
        <w:rPr>
          <w:rFonts w:ascii="맑은 고딕" w:eastAsia="맑은 고딕" w:hAnsi="맑은 고딕" w:hint="eastAsia"/>
          <w:color w:val="000000" w:themeColor="text1"/>
          <w:sz w:val="24"/>
          <w:lang w:eastAsia="ko-KR"/>
        </w:rPr>
        <w:t>와 데이터</w:t>
      </w:r>
      <w:r w:rsidR="00352368">
        <w:rPr>
          <w:rFonts w:ascii="맑은 고딕" w:eastAsia="맑은 고딕" w:hAnsi="맑은 고딕" w:hint="eastAsia"/>
          <w:color w:val="000000" w:themeColor="text1"/>
          <w:sz w:val="24"/>
          <w:lang w:eastAsia="ko-KR"/>
        </w:rPr>
        <w:t xml:space="preserve"> 등을 송신 또는 수신할 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있는</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연결을</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구성해</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준다</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또한</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sidR="00EC1215">
        <w:rPr>
          <w:rFonts w:ascii="맑은 고딕" w:eastAsia="맑은 고딕" w:hAnsi="맑은 고딕" w:hint="eastAsia"/>
          <w:color w:val="000000" w:themeColor="text1"/>
          <w:sz w:val="24"/>
          <w:lang w:eastAsia="ko-KR"/>
        </w:rPr>
        <w:t>출력데이터를 서버나 다른 기기로 송신하거나 서버나 다른 기기로부터의 입력데이터를 수신할</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있도록</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한다</w:t>
      </w:r>
      <w:r w:rsidR="00EC1215" w:rsidRPr="00EC1215">
        <w:rPr>
          <w:rFonts w:ascii="맑은 고딕" w:eastAsia="맑은 고딕" w:hAnsi="맑은 고딕"/>
          <w:color w:val="000000" w:themeColor="text1"/>
          <w:sz w:val="24"/>
          <w:lang w:eastAsia="ko-KR"/>
        </w:rPr>
        <w:t>.</w:t>
      </w:r>
    </w:p>
    <w:p w:rsidR="00EC1215" w:rsidRDefault="00E54FB6"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rPr>
        <w:t>블루투스(131)</w:t>
      </w:r>
      <w:r w:rsidR="00110440" w:rsidRPr="00F7170C">
        <w:rPr>
          <w:rFonts w:ascii="맑은 고딕" w:eastAsia="맑은 고딕" w:hAnsi="맑은 고딕"/>
          <w:color w:val="000000" w:themeColor="text1"/>
          <w:sz w:val="24"/>
        </w:rPr>
        <w:t>, 근거리 무선 통신(</w:t>
      </w:r>
      <w:r>
        <w:rPr>
          <w:rFonts w:ascii="맑은 고딕" w:eastAsia="맑은 고딕" w:hAnsi="맑은 고딕"/>
          <w:color w:val="000000" w:themeColor="text1"/>
          <w:sz w:val="24"/>
        </w:rPr>
        <w:t>132,</w:t>
      </w:r>
      <w:r w:rsidR="00110440" w:rsidRPr="00F7170C">
        <w:rPr>
          <w:rFonts w:ascii="맑은 고딕" w:eastAsia="맑은 고딕" w:hAnsi="맑은 고딕"/>
          <w:color w:val="000000" w:themeColor="text1"/>
          <w:sz w:val="24"/>
        </w:rPr>
        <w:t xml:space="preserve">Near Field Communication), </w:t>
      </w:r>
      <w:r w:rsidR="00634558" w:rsidRPr="00F7170C">
        <w:rPr>
          <w:rFonts w:ascii="맑은 고딕" w:eastAsia="맑은 고딕" w:hAnsi="맑은 고딕"/>
          <w:color w:val="000000" w:themeColor="text1"/>
          <w:sz w:val="24"/>
          <w:lang w:eastAsia="ko-KR"/>
        </w:rPr>
        <w:t>WLAN(Wireless LAN), Wi-Fi(Wireless-Fidelity),</w:t>
      </w:r>
      <w:r w:rsidR="00110440" w:rsidRPr="00F7170C">
        <w:rPr>
          <w:rFonts w:ascii="맑은 고딕" w:eastAsia="맑은 고딕" w:hAnsi="맑은 고딕"/>
          <w:color w:val="000000" w:themeColor="text1"/>
          <w:sz w:val="24"/>
        </w:rPr>
        <w:t xml:space="preserve"> 지그비(Zigbee), </w:t>
      </w:r>
      <w:r w:rsidR="00110440" w:rsidRPr="00F7170C">
        <w:rPr>
          <w:rFonts w:ascii="맑은 고딕" w:eastAsia="맑은 고딕" w:hAnsi="맑은 고딕"/>
          <w:color w:val="000000" w:themeColor="text1"/>
          <w:sz w:val="24"/>
        </w:rPr>
        <w:lastRenderedPageBreak/>
        <w:t>적외선(IrDA, infrared Data Association), WFD(Wi-Fi Direct), UWB(</w:t>
      </w:r>
      <w:del w:id="15" w:author="박 상완" w:date="2018-10-24T22:33:00Z">
        <w:r w:rsidR="00110440" w:rsidRPr="00F7170C" w:rsidDel="00D864F7">
          <w:rPr>
            <w:rFonts w:ascii="맑은 고딕" w:eastAsia="맑은 고딕" w:hAnsi="맑은 고딕"/>
            <w:color w:val="000000" w:themeColor="text1"/>
            <w:sz w:val="24"/>
          </w:rPr>
          <w:delText>ultra wideband</w:delText>
        </w:r>
      </w:del>
      <w:ins w:id="16" w:author="박 상완" w:date="2018-10-24T22:33:00Z">
        <w:r w:rsidR="00D864F7" w:rsidRPr="00F7170C">
          <w:rPr>
            <w:rFonts w:ascii="맑은 고딕" w:eastAsia="맑은 고딕" w:hAnsi="맑은 고딕"/>
            <w:color w:val="000000" w:themeColor="text1"/>
            <w:sz w:val="24"/>
          </w:rPr>
          <w:t>ultra-wideband</w:t>
        </w:r>
      </w:ins>
      <w:r w:rsidR="00110440" w:rsidRPr="00F7170C">
        <w:rPr>
          <w:rFonts w:ascii="맑은 고딕" w:eastAsia="맑은 고딕" w:hAnsi="맑은 고딕"/>
          <w:color w:val="000000" w:themeColor="text1"/>
          <w:sz w:val="24"/>
        </w:rPr>
        <w:t xml:space="preserve">), </w:t>
      </w:r>
      <w:r w:rsidR="00D80482" w:rsidRPr="00D80482">
        <w:rPr>
          <w:rFonts w:ascii="맑은 고딕" w:eastAsia="맑은 고딕" w:hAnsi="맑은 고딕"/>
          <w:color w:val="000000" w:themeColor="text1"/>
          <w:sz w:val="24"/>
        </w:rPr>
        <w:t>Wireless USB(Wireless Universal Serial Bus)</w:t>
      </w:r>
      <w:r w:rsidR="00D80482">
        <w:rPr>
          <w:rFonts w:ascii="맑은 고딕" w:eastAsia="맑은 고딕" w:hAnsi="맑은 고딕"/>
          <w:color w:val="000000" w:themeColor="text1"/>
          <w:sz w:val="24"/>
        </w:rPr>
        <w:t>,</w:t>
      </w:r>
      <w:r w:rsidR="00D80482" w:rsidRPr="00D80482">
        <w:rPr>
          <w:rFonts w:ascii="맑은 고딕" w:eastAsia="맑은 고딕" w:hAnsi="맑은 고딕"/>
          <w:color w:val="000000" w:themeColor="text1"/>
          <w:sz w:val="24"/>
        </w:rPr>
        <w:t> </w:t>
      </w:r>
      <w:r w:rsidR="00110440" w:rsidRPr="00F7170C">
        <w:rPr>
          <w:rFonts w:ascii="맑은 고딕" w:eastAsia="맑은 고딕" w:hAnsi="맑은 고딕"/>
          <w:color w:val="000000" w:themeColor="text1"/>
          <w:sz w:val="24"/>
        </w:rPr>
        <w:t>Ant+</w:t>
      </w:r>
      <w:r w:rsidR="00110440" w:rsidRPr="00F7170C">
        <w:rPr>
          <w:rFonts w:ascii="맑은 고딕" w:eastAsia="맑은 고딕" w:hAnsi="맑은 고딕"/>
          <w:color w:val="000000" w:themeColor="text1"/>
          <w:sz w:val="24"/>
          <w:lang w:eastAsia="ko-KR"/>
        </w:rPr>
        <w:t xml:space="preserve"> </w:t>
      </w:r>
      <w:r w:rsidR="00110440" w:rsidRPr="00F7170C">
        <w:rPr>
          <w:rFonts w:ascii="맑은 고딕" w:eastAsia="맑은 고딕" w:hAnsi="맑은 고딕" w:hint="eastAsia"/>
          <w:color w:val="000000" w:themeColor="text1"/>
          <w:sz w:val="24"/>
          <w:lang w:eastAsia="ko-KR"/>
        </w:rPr>
        <w:t>등의 근거리 네트워크나</w:t>
      </w:r>
      <w:r w:rsidR="00EC1215" w:rsidRPr="00EC1215">
        <w:rPr>
          <w:rFonts w:ascii="맑은 고딕" w:eastAsia="맑은 고딕" w:hAnsi="맑은 고딕"/>
          <w:color w:val="000000" w:themeColor="text1"/>
          <w:sz w:val="24"/>
          <w:lang w:eastAsia="ko-KR"/>
        </w:rPr>
        <w:t xml:space="preserve"> 3G, LTE</w:t>
      </w:r>
      <w:r w:rsidR="00634558">
        <w:rPr>
          <w:rFonts w:ascii="맑은 고딕" w:eastAsia="맑은 고딕" w:hAnsi="맑은 고딕"/>
          <w:color w:val="000000" w:themeColor="text1"/>
          <w:sz w:val="24"/>
          <w:lang w:eastAsia="ko-KR"/>
        </w:rPr>
        <w:t>, LTE-A, 5G</w:t>
      </w:r>
      <w:r w:rsidR="00110440">
        <w:rPr>
          <w:rFonts w:ascii="맑은 고딕" w:eastAsia="맑은 고딕" w:hAnsi="맑은 고딕"/>
          <w:color w:val="000000" w:themeColor="text1"/>
          <w:sz w:val="24"/>
          <w:lang w:eastAsia="ko-KR"/>
        </w:rPr>
        <w:t xml:space="preserve"> </w:t>
      </w:r>
      <w:r w:rsidR="00110440">
        <w:rPr>
          <w:rFonts w:ascii="맑은 고딕" w:eastAsia="맑은 고딕" w:hAnsi="맑은 고딕" w:hint="eastAsia"/>
          <w:color w:val="000000" w:themeColor="text1"/>
          <w:sz w:val="24"/>
          <w:lang w:eastAsia="ko-KR"/>
        </w:rPr>
        <w:t xml:space="preserve">등의 이동 통신 </w:t>
      </w:r>
      <w:r w:rsidR="00EC1215" w:rsidRPr="00EC1215">
        <w:rPr>
          <w:rFonts w:ascii="맑은 고딕" w:eastAsia="맑은 고딕" w:hAnsi="맑은 고딕" w:hint="eastAsia"/>
          <w:color w:val="000000" w:themeColor="text1"/>
          <w:sz w:val="24"/>
          <w:lang w:eastAsia="ko-KR"/>
        </w:rPr>
        <w:t>네트워크를</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지원할</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있다</w:t>
      </w:r>
      <w:r w:rsidR="00EC1215" w:rsidRPr="00EC1215">
        <w:rPr>
          <w:rFonts w:ascii="맑은 고딕" w:eastAsia="맑은 고딕" w:hAnsi="맑은 고딕"/>
          <w:color w:val="000000" w:themeColor="text1"/>
          <w:sz w:val="24"/>
          <w:lang w:eastAsia="ko-KR"/>
        </w:rPr>
        <w:t>.</w:t>
      </w:r>
    </w:p>
    <w:p w:rsidR="00DE70E0" w:rsidRP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저장부(140)</w:t>
      </w:r>
      <w:r w:rsidR="00DE70E0"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제어부(120)</w:t>
      </w:r>
      <w:r w:rsidR="00DE70E0" w:rsidRPr="00F7170C">
        <w:rPr>
          <w:rFonts w:ascii="맑은 고딕" w:eastAsia="맑은 고딕" w:hAnsi="맑은 고딕"/>
          <w:color w:val="000000" w:themeColor="text1"/>
          <w:sz w:val="24"/>
          <w:lang w:eastAsia="ko-KR"/>
        </w:rPr>
        <w:t>의 처리 및 제어를 위한 프로그램을 저장할 수도 있고, 입/출력되는 데이터들(예컨대, 애플리케이션, 콘텐트, 외부 디바이스의 시간대 정보, 주소록 등)을 저장할 수도 있다.</w:t>
      </w:r>
    </w:p>
    <w:p w:rsidR="00DE70E0" w:rsidRP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rPr>
      </w:pPr>
      <w:r>
        <w:rPr>
          <w:rFonts w:ascii="맑은 고딕" w:eastAsia="맑은 고딕" w:hAnsi="맑은 고딕"/>
          <w:color w:val="000000" w:themeColor="text1"/>
          <w:sz w:val="24"/>
          <w:lang w:eastAsia="ko-KR"/>
        </w:rPr>
        <w:t>저장부(140)</w:t>
      </w:r>
      <w:r w:rsidR="00DE70E0" w:rsidRPr="00F7170C">
        <w:rPr>
          <w:rFonts w:ascii="맑은 고딕" w:eastAsia="맑은 고딕" w:hAnsi="맑은 고딕"/>
          <w:color w:val="000000" w:themeColor="text1"/>
          <w:sz w:val="24"/>
          <w:lang w:eastAsia="ko-KR"/>
        </w:rPr>
        <w:t>는 플래시 메모리 타입(flash memory type), 하드디스크 타입(hard disk type), 멀티미디어 카드</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마이크로 타입(multimedia card micro type), 카드 타입의 메모리(예를 들어 SD 또는 XD 메모리 등), 램(RAM, Random Access Memory) SRAM(Static Random Access Memory), 롬(ROM, Read-Only Memory),</w:t>
      </w:r>
      <w:r w:rsidR="0048488A">
        <w:rPr>
          <w:rFonts w:ascii="맑은 고딕" w:eastAsia="맑은 고딕" w:hAnsi="맑은 고딕"/>
          <w:color w:val="000000" w:themeColor="text1"/>
          <w:sz w:val="24"/>
          <w:lang w:eastAsia="ko-KR"/>
        </w:rPr>
        <w:t xml:space="preserve"> </w:t>
      </w:r>
      <w:r w:rsidR="00DE70E0" w:rsidRPr="00F7170C">
        <w:rPr>
          <w:rFonts w:ascii="맑은 고딕" w:eastAsia="맑은 고딕" w:hAnsi="맑은 고딕"/>
          <w:color w:val="000000" w:themeColor="text1"/>
          <w:sz w:val="24"/>
          <w:lang w:eastAsia="ko-KR"/>
        </w:rPr>
        <w:t>EEPROM(Electrically Erasable Programmable Read-Only Memory), PROM(Programmable Read-Only Memory), 자기메모리, 자기 디스크, 광디스크 중 적어도 하나의 타입의 저장매체를 포함할 수 있다. 또한, 디바이스는</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인터넷(internet)</w:t>
      </w:r>
      <w:r w:rsidR="00F7170C">
        <w:rPr>
          <w:rFonts w:ascii="맑은 고딕" w:eastAsia="맑은 고딕" w:hAnsi="맑은 고딕"/>
          <w:color w:val="000000" w:themeColor="text1"/>
          <w:sz w:val="24"/>
          <w:lang w:eastAsia="ko-KR"/>
        </w:rPr>
        <w:t xml:space="preserve"> </w:t>
      </w:r>
      <w:r w:rsidR="00DE70E0" w:rsidRPr="00F7170C">
        <w:rPr>
          <w:rFonts w:ascii="맑은 고딕" w:eastAsia="맑은 고딕" w:hAnsi="맑은 고딕"/>
          <w:color w:val="000000" w:themeColor="text1"/>
          <w:sz w:val="24"/>
          <w:lang w:eastAsia="ko-KR"/>
        </w:rPr>
        <w:t>상에서 메모리의 저장 기능을 수행하는 웹 스토리지(web storage) 또는 클라우드 서버를</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운영할 수도 있다.</w:t>
      </w:r>
    </w:p>
    <w:p w:rsidR="00634558"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전원부(150)</w:t>
      </w:r>
      <w:r w:rsidR="00634558"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제어부(120)</w:t>
      </w:r>
      <w:r w:rsidR="00634558" w:rsidRPr="00F7170C">
        <w:rPr>
          <w:rFonts w:ascii="맑은 고딕" w:eastAsia="맑은 고딕" w:hAnsi="맑은 고딕"/>
          <w:color w:val="000000" w:themeColor="text1"/>
          <w:sz w:val="24"/>
          <w:lang w:eastAsia="ko-KR"/>
        </w:rPr>
        <w:t>의 제어 하에서, 외부의 전원, 내부의 전원을 인가</w:t>
      </w:r>
      <w:del w:id="17" w:author="박 상완" w:date="2018-10-24T22:33:00Z">
        <w:r w:rsidR="00634558" w:rsidRPr="00F7170C" w:rsidDel="00D864F7">
          <w:rPr>
            <w:rFonts w:ascii="맑은 고딕" w:eastAsia="맑은 고딕" w:hAnsi="맑은 고딕"/>
            <w:color w:val="000000" w:themeColor="text1"/>
            <w:sz w:val="24"/>
            <w:lang w:eastAsia="ko-KR"/>
          </w:rPr>
          <w:delText xml:space="preserve"> </w:delText>
        </w:r>
      </w:del>
      <w:bookmarkStart w:id="18" w:name="_GoBack"/>
      <w:bookmarkEnd w:id="18"/>
      <w:r w:rsidR="00634558" w:rsidRPr="00F7170C">
        <w:rPr>
          <w:rFonts w:ascii="맑은 고딕" w:eastAsia="맑은 고딕" w:hAnsi="맑은 고딕"/>
          <w:color w:val="000000" w:themeColor="text1"/>
          <w:sz w:val="24"/>
          <w:lang w:eastAsia="ko-KR"/>
        </w:rPr>
        <w:t xml:space="preserve">받아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에 포함된 각 구성요소들에 전원을 공급한다. 이러한 </w:t>
      </w:r>
      <w:r>
        <w:rPr>
          <w:rFonts w:ascii="맑은 고딕" w:eastAsia="맑은 고딕" w:hAnsi="맑은 고딕"/>
          <w:color w:val="000000" w:themeColor="text1"/>
          <w:sz w:val="24"/>
          <w:lang w:eastAsia="ko-KR"/>
        </w:rPr>
        <w:t>전원부(150)</w:t>
      </w:r>
      <w:r w:rsidR="00634558" w:rsidRPr="00F7170C">
        <w:rPr>
          <w:rFonts w:ascii="맑은 고딕" w:eastAsia="맑은 고딕" w:hAnsi="맑은 고딕"/>
          <w:color w:val="000000" w:themeColor="text1"/>
          <w:sz w:val="24"/>
          <w:lang w:eastAsia="ko-KR"/>
        </w:rPr>
        <w:t>는 배터리를 포함하며, 상기 배터리는 내장형 배터리 또는 교체가능한 형태의 배터리가 될 수 있다.</w:t>
      </w:r>
    </w:p>
    <w:p w:rsidR="00E70E5A" w:rsidRPr="00E70E5A" w:rsidRDefault="00E70E5A" w:rsidP="00E70E5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70E5A">
        <w:rPr>
          <w:rFonts w:ascii="맑은 고딕" w:eastAsia="맑은 고딕" w:hAnsi="맑은 고딕"/>
          <w:color w:val="000000" w:themeColor="text1"/>
          <w:sz w:val="24"/>
          <w:lang w:eastAsia="ko-KR"/>
        </w:rPr>
        <w:t xml:space="preserve">또한,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 xml:space="preserve">는 연결포트를 구비할 수 있으며, 연결포트는 배터리의 </w:t>
      </w:r>
      <w:r w:rsidRPr="00E70E5A">
        <w:rPr>
          <w:rFonts w:ascii="맑은 고딕" w:eastAsia="맑은 고딕" w:hAnsi="맑은 고딕"/>
          <w:color w:val="000000" w:themeColor="text1"/>
          <w:sz w:val="24"/>
          <w:lang w:eastAsia="ko-KR"/>
        </w:rPr>
        <w:lastRenderedPageBreak/>
        <w:t>충전을 위하여 전원을 공급하는 외부 충전기가 전기적으로 연결되는 인터페이스의 일 예로서 구성될 수 있다.</w:t>
      </w:r>
    </w:p>
    <w:p w:rsidR="00E70E5A" w:rsidRPr="00E70E5A" w:rsidRDefault="00E70E5A"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70E5A">
        <w:rPr>
          <w:rFonts w:ascii="맑은 고딕" w:eastAsia="맑은 고딕" w:hAnsi="맑은 고딕"/>
          <w:color w:val="000000" w:themeColor="text1"/>
          <w:sz w:val="24"/>
          <w:lang w:eastAsia="ko-KR"/>
        </w:rPr>
        <w:t xml:space="preserve">다른 예로서,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 xml:space="preserve">는 상기 연결포트를 이용하지 않고 무선방식으로 배터리를 충전하도록 이루어질 수 있다. 이 경우에,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는 외부의 무선 전력 전송장치로부터 자기 유도 현상에 기초한 유도 결합(Inductive Coupling) 방식이나 전자기적 공진 현상에 기초한 공진 결합(Magnetic Resonance Coupling) 방식 중 하나 이상을 이용하여 전력을 전달받을 수 있다.</w:t>
      </w:r>
    </w:p>
    <w:p w:rsidR="00110440" w:rsidRDefault="00E54FB6"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출력부(160)</w:t>
      </w:r>
      <w:r w:rsidR="00110440" w:rsidRPr="00110440">
        <w:rPr>
          <w:rFonts w:ascii="맑은 고딕" w:eastAsia="맑은 고딕" w:hAnsi="맑은 고딕" w:hint="eastAsia"/>
          <w:color w:val="000000" w:themeColor="text1"/>
          <w:sz w:val="24"/>
          <w:lang w:eastAsia="ko-KR"/>
        </w:rPr>
        <w:t>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오디오</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또는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비디오</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또는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진동</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신호의</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출력을</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위한</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것으로</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이에는</w:t>
      </w:r>
      <w:r w:rsidR="00110440" w:rsidRPr="00110440">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(haptic module)</w:t>
      </w:r>
      <w:r w:rsidR="0059659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110440" w:rsidRPr="00110440">
        <w:rPr>
          <w:rFonts w:ascii="맑은 고딕" w:eastAsia="맑은 고딕" w:hAnsi="맑은 고딕" w:hint="eastAsia"/>
          <w:color w:val="000000" w:themeColor="text1"/>
          <w:sz w:val="24"/>
          <w:lang w:eastAsia="ko-KR"/>
        </w:rPr>
        <w:t>와</w:t>
      </w:r>
      <w:r w:rsidR="00110440" w:rsidRPr="0011044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음향 출력부(162)(160)</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등이</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포함될</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수</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있다</w:t>
      </w:r>
      <w:r w:rsidR="00110440" w:rsidRPr="00110440">
        <w:rPr>
          <w:rFonts w:ascii="맑은 고딕" w:eastAsia="맑은 고딕" w:hAnsi="맑은 고딕"/>
          <w:color w:val="000000" w:themeColor="text1"/>
          <w:sz w:val="24"/>
          <w:lang w:eastAsia="ko-KR"/>
        </w:rPr>
        <w:t>.</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은 사용자가 느낄 수 있는 다양한 촉각 효과를 발생시킨다.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이 발생시키는 촉각 효과의 대표적인 예로는 진동이 될 수 있다.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에서 발생하는 진동의 세기와 패턴 등은 사용자의 선택 또는 </w:t>
      </w:r>
      <w:r>
        <w:rPr>
          <w:rFonts w:ascii="맑은 고딕" w:eastAsia="맑은 고딕" w:hAnsi="맑은 고딕"/>
          <w:color w:val="000000" w:themeColor="text1"/>
          <w:sz w:val="24"/>
          <w:lang w:eastAsia="ko-KR"/>
        </w:rPr>
        <w:t>제어부(120)</w:t>
      </w:r>
      <w:r w:rsidR="00596592" w:rsidRPr="00F07552">
        <w:rPr>
          <w:rFonts w:ascii="맑은 고딕" w:eastAsia="맑은 고딕" w:hAnsi="맑은 고딕"/>
          <w:color w:val="000000" w:themeColor="text1"/>
          <w:sz w:val="24"/>
          <w:lang w:eastAsia="ko-KR"/>
        </w:rPr>
        <w:t xml:space="preserve">의 설정에 의해 제어될 수 있다. 예를 들어, 상기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은 서로 다른 진동을 합성하여 출력하거나 순차적으로 출력할 수도 있다.</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은, 진동 외에도, 접촉 피부면에 대해 수직 운동하는 핀 배열, 분사구나 흡입구를 통한 공기의 분사력이나 흡입력, 피부 표면에 대한 스침, 전극(electrode)의 접촉, 정전기력 등의 자극에 의한 효과와, 흡열이나 발열 가능한 소자를 이용한 냉온감 재현에 의한 효과 등 다양한 촉각 효과를 발생시킬 수 있다.</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은 직접적인 접촉을 통해 촉각 효과를 전달할 수 있을 뿐만 </w:t>
      </w:r>
      <w:r w:rsidR="00596592" w:rsidRPr="00F07552">
        <w:rPr>
          <w:rFonts w:ascii="맑은 고딕" w:eastAsia="맑은 고딕" w:hAnsi="맑은 고딕"/>
          <w:color w:val="000000" w:themeColor="text1"/>
          <w:sz w:val="24"/>
          <w:lang w:eastAsia="ko-KR"/>
        </w:rPr>
        <w:lastRenderedPageBreak/>
        <w:t>아니라, 사용자가 손가락이나 팔 등의 근 감각을 통해 촉각 효과를 느낄 수 있도록 구현할 수도 있다</w:t>
      </w:r>
    </w:p>
    <w:p w:rsidR="000B4E99" w:rsidRDefault="00E54FB6"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디스플레이부(161)</w:t>
      </w:r>
      <w:r w:rsidR="00600D51" w:rsidRPr="00600D51">
        <w:rPr>
          <w:rFonts w:ascii="맑은 고딕" w:eastAsia="맑은 고딕" w:hAnsi="맑은 고딕" w:hint="eastAsia"/>
          <w:color w:val="000000" w:themeColor="text1"/>
          <w:sz w:val="24"/>
          <w:lang w:eastAsia="ko-KR"/>
        </w:rPr>
        <w:t>는</w:t>
      </w:r>
      <w:r w:rsidR="00600D51" w:rsidRPr="00600D51">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DE70E0">
        <w:rPr>
          <w:rFonts w:ascii="맑은 고딕" w:eastAsia="맑은 고딕" w:hAnsi="맑은 고딕" w:hint="eastAsia"/>
          <w:color w:val="000000" w:themeColor="text1"/>
          <w:sz w:val="24"/>
          <w:lang w:eastAsia="ko-KR"/>
        </w:rPr>
        <w:t xml:space="preserve">에서 </w:t>
      </w:r>
      <w:r w:rsidR="00DE70E0" w:rsidRPr="00F7170C">
        <w:rPr>
          <w:rFonts w:ascii="맑은 고딕" w:eastAsia="맑은 고딕" w:hAnsi="맑은 고딕"/>
          <w:color w:val="000000" w:themeColor="text1"/>
          <w:sz w:val="24"/>
          <w:lang w:eastAsia="ko-KR"/>
        </w:rPr>
        <w:t>처리되는 정보를 표시 출력한다.</w:t>
      </w:r>
    </w:p>
    <w:p w:rsidR="000B4E99" w:rsidRPr="000B4E99" w:rsidRDefault="00DE70E0"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170C">
        <w:rPr>
          <w:rFonts w:ascii="맑은 고딕" w:eastAsia="맑은 고딕" w:hAnsi="맑은 고딕"/>
          <w:color w:val="000000" w:themeColor="text1"/>
          <w:sz w:val="24"/>
          <w:lang w:eastAsia="ko-KR"/>
        </w:rPr>
        <w:t xml:space="preserve">예를 들어, </w:t>
      </w:r>
      <w:r w:rsidR="00E54FB6">
        <w:rPr>
          <w:rFonts w:ascii="맑은 고딕" w:eastAsia="맑은 고딕" w:hAnsi="맑은 고딕" w:hint="eastAsia"/>
          <w:color w:val="000000" w:themeColor="text1"/>
          <w:sz w:val="24"/>
          <w:lang w:eastAsia="ko-KR"/>
        </w:rPr>
        <w:t>디스플레이부(161)</w:t>
      </w:r>
      <w:r w:rsidR="000B4E99">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0B4E99">
        <w:rPr>
          <w:rFonts w:ascii="맑은 고딕" w:eastAsia="맑은 고딕" w:hAnsi="맑은 고딕" w:hint="eastAsia"/>
          <w:color w:val="000000" w:themeColor="text1"/>
          <w:sz w:val="24"/>
          <w:lang w:eastAsia="ko-KR"/>
        </w:rPr>
        <w:t xml:space="preserve">에서 </w:t>
      </w:r>
      <w:r w:rsidR="000B4E99" w:rsidRPr="000B4E99">
        <w:rPr>
          <w:rFonts w:ascii="맑은 고딕" w:eastAsia="맑은 고딕" w:hAnsi="맑은 고딕"/>
          <w:color w:val="000000" w:themeColor="text1"/>
          <w:sz w:val="24"/>
          <w:lang w:eastAsia="ko-KR"/>
        </w:rPr>
        <w:t>구동되는 응용 프로그램의 실행화면 정보, 또는 이러한 실행화면 정보에 따른 UI(User Interface), GUI(Graphic User Interface) 정보를 표시할 수 있다.</w:t>
      </w:r>
    </w:p>
    <w:p w:rsidR="00600D51" w:rsidRPr="00600D51" w:rsidRDefault="00110440"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170C">
        <w:rPr>
          <w:rFonts w:ascii="맑은 고딕" w:eastAsia="맑은 고딕" w:hAnsi="맑은 고딕"/>
          <w:color w:val="000000" w:themeColor="text1"/>
          <w:sz w:val="24"/>
          <w:lang w:eastAsia="ko-KR"/>
        </w:rPr>
        <w:t xml:space="preserve">한편,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 xml:space="preserve">와 터치패드가 레이어 구조를 이루어 터치 스크린으로 구성되는 경우,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 xml:space="preserve">는 출력 장치 이외에 입력 장치로도 사용될 수 있다.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는 액정 디스플레이(liquid</w:t>
      </w:r>
      <w:r w:rsidR="00F7170C">
        <w:rPr>
          <w:rFonts w:ascii="맑은 고딕" w:eastAsia="맑은 고딕" w:hAnsi="맑은 고딕"/>
          <w:color w:val="000000" w:themeColor="text1"/>
          <w:sz w:val="24"/>
          <w:lang w:eastAsia="ko-KR"/>
        </w:rPr>
        <w:t xml:space="preserve"> </w:t>
      </w:r>
      <w:r w:rsidRPr="00F7170C">
        <w:rPr>
          <w:rFonts w:ascii="맑은 고딕" w:eastAsia="맑은 고딕" w:hAnsi="맑은 고딕"/>
          <w:color w:val="000000" w:themeColor="text1"/>
          <w:sz w:val="24"/>
          <w:lang w:eastAsia="ko-KR"/>
        </w:rPr>
        <w:t>crystal display), 박막 트랜지스터 액정 디스플레이(thin film transistor-liquid crystal display), 유기 발광 다이오드(organic light-emitting diode), 플렉시블 디스플레이(flexible display), 3차원 디스플레이(3D</w:t>
      </w:r>
      <w:r w:rsidR="00F7170C">
        <w:rPr>
          <w:rFonts w:ascii="맑은 고딕" w:eastAsia="맑은 고딕" w:hAnsi="맑은 고딕"/>
          <w:color w:val="000000" w:themeColor="text1"/>
          <w:sz w:val="24"/>
          <w:lang w:eastAsia="ko-KR"/>
        </w:rPr>
        <w:t xml:space="preserve"> </w:t>
      </w:r>
      <w:r w:rsidRPr="00F7170C">
        <w:rPr>
          <w:rFonts w:ascii="맑은 고딕" w:eastAsia="맑은 고딕" w:hAnsi="맑은 고딕"/>
          <w:color w:val="000000" w:themeColor="text1"/>
          <w:sz w:val="24"/>
          <w:lang w:eastAsia="ko-KR"/>
        </w:rPr>
        <w:t xml:space="preserve">display), 전기영동 디스플레이(electrophoretic display) 중에서 적어도 하나를 포함할 수 있다. 그리고 </w:t>
      </w:r>
      <w:r w:rsidR="00F7170C">
        <w:rPr>
          <w:rFonts w:ascii="맑은 고딕" w:eastAsia="맑은 고딕" w:hAnsi="맑은 고딕" w:hint="eastAsia"/>
          <w:color w:val="000000" w:themeColor="text1"/>
          <w:sz w:val="24"/>
          <w:lang w:eastAsia="ko-KR"/>
        </w:rPr>
        <w:t>디</w:t>
      </w:r>
      <w:r w:rsidRPr="00F7170C">
        <w:rPr>
          <w:rFonts w:ascii="맑은 고딕" w:eastAsia="맑은 고딕" w:hAnsi="맑은 고딕"/>
          <w:color w:val="000000" w:themeColor="text1"/>
          <w:sz w:val="24"/>
          <w:lang w:eastAsia="ko-KR"/>
        </w:rPr>
        <w:t xml:space="preserve">바이스의 구현 형태에 따라 </w:t>
      </w:r>
      <w:r w:rsidR="00E54FB6">
        <w:rPr>
          <w:rFonts w:ascii="맑은 고딕" w:eastAsia="맑은 고딕" w:hAnsi="맑은 고딕" w:hint="eastAsia"/>
          <w:color w:val="000000" w:themeColor="text1"/>
          <w:sz w:val="24"/>
          <w:lang w:eastAsia="ko-KR"/>
        </w:rPr>
        <w:t>동작인식 디바이스(10)</w:t>
      </w:r>
      <w:r w:rsidRPr="00F7170C">
        <w:rPr>
          <w:rFonts w:ascii="맑은 고딕" w:eastAsia="맑은 고딕" w:hAnsi="맑은 고딕"/>
          <w:color w:val="000000" w:themeColor="text1"/>
          <w:sz w:val="24"/>
          <w:lang w:eastAsia="ko-KR"/>
        </w:rPr>
        <w:t xml:space="preserve">는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를 2개 이상 포함할 수도 있다</w:t>
      </w:r>
    </w:p>
    <w:p w:rsidR="00DE70E0" w:rsidRPr="00600D51"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통신부(130)</w:t>
      </w:r>
      <w:r w:rsidR="00110440" w:rsidRPr="00F7170C">
        <w:rPr>
          <w:rFonts w:ascii="맑은 고딕" w:eastAsia="맑은 고딕" w:hAnsi="맑은 고딕"/>
          <w:color w:val="000000" w:themeColor="text1"/>
          <w:sz w:val="24"/>
          <w:lang w:eastAsia="ko-KR"/>
        </w:rPr>
        <w:t xml:space="preserve">로부터 수신되거나 </w:t>
      </w:r>
      <w:r>
        <w:rPr>
          <w:rFonts w:ascii="맑은 고딕" w:eastAsia="맑은 고딕" w:hAnsi="맑은 고딕" w:hint="eastAsia"/>
          <w:color w:val="000000" w:themeColor="text1"/>
          <w:sz w:val="24"/>
          <w:lang w:eastAsia="ko-KR"/>
        </w:rPr>
        <w:t>저장부(140)</w:t>
      </w:r>
      <w:r w:rsidR="00110440" w:rsidRPr="00F7170C">
        <w:rPr>
          <w:rFonts w:ascii="맑은 고딕" w:eastAsia="맑은 고딕" w:hAnsi="맑은 고딕"/>
          <w:color w:val="000000" w:themeColor="text1"/>
          <w:sz w:val="24"/>
          <w:lang w:eastAsia="ko-KR"/>
        </w:rPr>
        <w:t xml:space="preserve">에 저장된 오디오 데이터를 출력한다. 또한, </w:t>
      </w: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 xml:space="preserve">는 </w:t>
      </w:r>
      <w:r>
        <w:rPr>
          <w:rFonts w:ascii="맑은 고딕" w:eastAsia="맑은 고딕" w:hAnsi="맑은 고딕" w:hint="eastAsia"/>
          <w:color w:val="000000" w:themeColor="text1"/>
          <w:sz w:val="24"/>
          <w:lang w:eastAsia="ko-KR"/>
        </w:rPr>
        <w:t>동작인식 디바이스(10)</w:t>
      </w:r>
      <w:r w:rsidR="00110440" w:rsidRPr="00F7170C">
        <w:rPr>
          <w:rFonts w:ascii="맑은 고딕" w:eastAsia="맑은 고딕" w:hAnsi="맑은 고딕"/>
          <w:color w:val="000000" w:themeColor="text1"/>
          <w:sz w:val="24"/>
          <w:lang w:eastAsia="ko-KR"/>
        </w:rPr>
        <w:t xml:space="preserve">에서 수행되는 기능(예를 들어, 호신호 수신음, 메시지 수신음, 알림음)과 관련된 음향 신호를 출력한다. 이러한 </w:t>
      </w: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에는 스피커(speaker), 버저(Buzzer) 등이 포함될 수 있다.</w:t>
      </w:r>
    </w:p>
    <w:p w:rsid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lastRenderedPageBreak/>
        <w:t>사용자 입력부(170)</w:t>
      </w:r>
      <w:r w:rsidR="00F7170C" w:rsidRPr="00F7170C">
        <w:rPr>
          <w:rFonts w:ascii="맑은 고딕" w:eastAsia="맑은 고딕" w:hAnsi="맑은 고딕"/>
          <w:color w:val="000000" w:themeColor="text1"/>
          <w:sz w:val="24"/>
          <w:lang w:eastAsia="ko-KR"/>
        </w:rPr>
        <w:t xml:space="preserve">는 사용자로부터 정보를 입력받기 위한 것으로서, </w:t>
      </w:r>
      <w:r>
        <w:rPr>
          <w:rFonts w:ascii="맑은 고딕" w:eastAsia="맑은 고딕" w:hAnsi="맑은 고딕"/>
          <w:color w:val="000000" w:themeColor="text1"/>
          <w:sz w:val="24"/>
          <w:lang w:eastAsia="ko-KR"/>
        </w:rPr>
        <w:t>사용자 입력부(170)</w:t>
      </w:r>
      <w:r w:rsidR="00F7170C" w:rsidRPr="00F7170C">
        <w:rPr>
          <w:rFonts w:ascii="맑은 고딕" w:eastAsia="맑은 고딕" w:hAnsi="맑은 고딕"/>
          <w:color w:val="000000" w:themeColor="text1"/>
          <w:sz w:val="24"/>
          <w:lang w:eastAsia="ko-KR"/>
        </w:rPr>
        <w:t xml:space="preserve">를 통해 정보가 입력되면, </w:t>
      </w:r>
      <w:r>
        <w:rPr>
          <w:rFonts w:ascii="맑은 고딕" w:eastAsia="맑은 고딕" w:hAnsi="맑은 고딕"/>
          <w:color w:val="000000" w:themeColor="text1"/>
          <w:sz w:val="24"/>
          <w:lang w:eastAsia="ko-KR"/>
        </w:rPr>
        <w:t>제어부(120)</w:t>
      </w:r>
      <w:r w:rsidR="00F7170C" w:rsidRPr="00F7170C">
        <w:rPr>
          <w:rFonts w:ascii="맑은 고딕" w:eastAsia="맑은 고딕" w:hAnsi="맑은 고딕"/>
          <w:color w:val="000000" w:themeColor="text1"/>
          <w:sz w:val="24"/>
          <w:lang w:eastAsia="ko-KR"/>
        </w:rPr>
        <w:t xml:space="preserve">는 입력된 정보에 대응되도록 </w:t>
      </w:r>
      <w:r>
        <w:rPr>
          <w:rFonts w:ascii="맑은 고딕" w:eastAsia="맑은 고딕" w:hAnsi="맑은 고딕" w:hint="eastAsia"/>
          <w:color w:val="000000" w:themeColor="text1"/>
          <w:sz w:val="24"/>
          <w:lang w:eastAsia="ko-KR"/>
        </w:rPr>
        <w:t>동작인식 디바이스(10)</w:t>
      </w:r>
      <w:r w:rsidR="00F7170C" w:rsidRPr="00F7170C">
        <w:rPr>
          <w:rFonts w:ascii="맑은 고딕" w:eastAsia="맑은 고딕" w:hAnsi="맑은 고딕"/>
          <w:color w:val="000000" w:themeColor="text1"/>
          <w:sz w:val="24"/>
          <w:lang w:eastAsia="ko-KR"/>
        </w:rPr>
        <w:t xml:space="preserve">의 동작을 제어할 수 있다. 이러한, </w:t>
      </w:r>
      <w:r>
        <w:rPr>
          <w:rFonts w:ascii="맑은 고딕" w:eastAsia="맑은 고딕" w:hAnsi="맑은 고딕"/>
          <w:color w:val="000000" w:themeColor="text1"/>
          <w:sz w:val="24"/>
          <w:lang w:eastAsia="ko-KR"/>
        </w:rPr>
        <w:t>사용자 입력부(170)</w:t>
      </w:r>
      <w:r w:rsidR="00F7170C" w:rsidRPr="00F7170C">
        <w:rPr>
          <w:rFonts w:ascii="맑은 고딕" w:eastAsia="맑은 고딕" w:hAnsi="맑은 고딕"/>
          <w:color w:val="000000" w:themeColor="text1"/>
          <w:sz w:val="24"/>
          <w:lang w:eastAsia="ko-KR"/>
        </w:rPr>
        <w:t xml:space="preserve">는 기계식 (mechanical) 입력수단(또는, 메커니컬 키, 예를 들어, </w:t>
      </w:r>
      <w:r>
        <w:rPr>
          <w:rFonts w:ascii="맑은 고딕" w:eastAsia="맑은 고딕" w:hAnsi="맑은 고딕" w:hint="eastAsia"/>
          <w:color w:val="000000" w:themeColor="text1"/>
          <w:sz w:val="24"/>
          <w:lang w:eastAsia="ko-KR"/>
        </w:rPr>
        <w:t>동작인식 디바이스(10)</w:t>
      </w:r>
      <w:r w:rsidR="00F7170C" w:rsidRPr="00F7170C">
        <w:rPr>
          <w:rFonts w:ascii="맑은 고딕" w:eastAsia="맑은 고딕" w:hAnsi="맑은 고딕"/>
          <w:color w:val="000000" w:themeColor="text1"/>
          <w:sz w:val="24"/>
          <w:lang w:eastAsia="ko-KR"/>
        </w:rPr>
        <w:t>의 전·후면 또는 측면에 위치하는 버튼, 돔 스위치 (dome switch), 조그 휠, 조그 스위치 등) 및 터치식 입력수단을 포함할 수 있다. 일 예로서, 터치식 입력수단은, 소프트웨어적인 처리를 통해 터치스크린에 표시되는 가상 키(virtual key), 소프트 키(soft key) 또는 비주얼 키(visual key)로 이루어지거나, 상기 터치스크린 이외의 부분에 배치되는 터치 키(touch key)로 이루어질 수 있다. 한편, 상기 가상키 또는 비주얼 키는, 다양한 형태를 가지면서 터치스크린 상에 표시되는 것이 가능하며, 예를 들어, 그래픽(graphic), 텍스트(text), 아이콘(icon), 비디오(video) 또는 이들의 조합으로 이루어질 수 있다.</w:t>
      </w:r>
    </w:p>
    <w:p w:rsidR="00E70E5A"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는</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sidRPr="00E70E5A">
        <w:rPr>
          <w:rFonts w:ascii="맑은 고딕" w:eastAsia="맑은 고딕" w:hAnsi="맑은 고딕" w:hint="eastAsia"/>
          <w:color w:val="000000" w:themeColor="text1"/>
          <w:sz w:val="24"/>
          <w:lang w:eastAsia="ko-KR"/>
        </w:rPr>
        <w:t>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연결되는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모든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통로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역할을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한다</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기기로부터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전송받거나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전원을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공급받아</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내부의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각</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구성요소에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전달하거나</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Pr>
          <w:rFonts w:ascii="맑은 고딕" w:eastAsia="맑은 고딕" w:hAnsi="맑은 고딕" w:hint="eastAsia"/>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내부의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전송되도록</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한다</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예를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들어</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유</w:t>
      </w:r>
      <w:r w:rsidR="00E70E5A" w:rsidRPr="00E70E5A">
        <w:rPr>
          <w:rFonts w:ascii="맑은 고딕" w:eastAsia="맑은 고딕" w:hAnsi="맑은 고딕"/>
          <w:color w:val="000000" w:themeColor="text1"/>
          <w:sz w:val="24"/>
          <w:lang w:eastAsia="ko-KR"/>
        </w:rPr>
        <w:t>/</w:t>
      </w:r>
      <w:r w:rsidR="00E70E5A" w:rsidRPr="00E70E5A">
        <w:rPr>
          <w:rFonts w:ascii="맑은 고딕" w:eastAsia="맑은 고딕" w:hAnsi="맑은 고딕" w:hint="eastAsia"/>
          <w:color w:val="000000" w:themeColor="text1"/>
          <w:sz w:val="24"/>
          <w:lang w:eastAsia="ko-KR"/>
        </w:rPr>
        <w:t>무선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헤드셋</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충전기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유</w:t>
      </w:r>
      <w:r w:rsidR="00E70E5A" w:rsidRPr="00E70E5A">
        <w:rPr>
          <w:rFonts w:ascii="맑은 고딕" w:eastAsia="맑은 고딕" w:hAnsi="맑은 고딕"/>
          <w:color w:val="000000" w:themeColor="text1"/>
          <w:sz w:val="24"/>
          <w:lang w:eastAsia="ko-KR"/>
        </w:rPr>
        <w:t>/</w:t>
      </w:r>
      <w:r w:rsidR="00E70E5A" w:rsidRPr="00E70E5A">
        <w:rPr>
          <w:rFonts w:ascii="맑은 고딕" w:eastAsia="맑은 고딕" w:hAnsi="맑은 고딕" w:hint="eastAsia"/>
          <w:color w:val="000000" w:themeColor="text1"/>
          <w:sz w:val="24"/>
          <w:lang w:eastAsia="ko-KR"/>
        </w:rPr>
        <w:t>무선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메모리</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카드</w:t>
      </w:r>
      <w:r w:rsidR="00E70E5A" w:rsidRPr="00E70E5A">
        <w:rPr>
          <w:rFonts w:ascii="맑은 고딕" w:eastAsia="맑은 고딕" w:hAnsi="맑은 고딕"/>
          <w:color w:val="000000" w:themeColor="text1"/>
          <w:sz w:val="24"/>
          <w:lang w:eastAsia="ko-KR"/>
        </w:rPr>
        <w:t xml:space="preserve">(memory card)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식별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모듈이</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구비된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장치를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연결하는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오디오</w:t>
      </w:r>
      <w:r w:rsidR="00E70E5A" w:rsidRPr="00E70E5A">
        <w:rPr>
          <w:rFonts w:ascii="맑은 고딕" w:eastAsia="맑은 고딕" w:hAnsi="맑은 고딕"/>
          <w:color w:val="000000" w:themeColor="text1"/>
          <w:sz w:val="24"/>
          <w:lang w:eastAsia="ko-KR"/>
        </w:rPr>
        <w:t xml:space="preserve"> I/O(Input/Output)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비디오</w:t>
      </w:r>
      <w:r w:rsidR="00E70E5A" w:rsidRPr="00E70E5A">
        <w:rPr>
          <w:rFonts w:ascii="맑은 고딕" w:eastAsia="맑은 고딕" w:hAnsi="맑은 고딕"/>
          <w:color w:val="000000" w:themeColor="text1"/>
          <w:sz w:val="24"/>
          <w:lang w:eastAsia="ko-KR"/>
        </w:rPr>
        <w:t xml:space="preserve"> I/O(Input/Output)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이어폰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등이</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포함될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있다</w:t>
      </w:r>
      <w:r w:rsidR="00E70E5A" w:rsidRPr="00E70E5A">
        <w:rPr>
          <w:rFonts w:ascii="맑은 고딕" w:eastAsia="맑은 고딕" w:hAnsi="맑은 고딕"/>
          <w:color w:val="000000" w:themeColor="text1"/>
          <w:sz w:val="24"/>
          <w:lang w:eastAsia="ko-KR"/>
        </w:rPr>
        <w:t>.</w:t>
      </w:r>
    </w:p>
    <w:p w:rsidR="009E7E3D" w:rsidRDefault="009E7E3D" w:rsidP="009E7E3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lastRenderedPageBreak/>
        <w:t>도</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는 본 발명</w:t>
      </w:r>
      <w:r w:rsidR="003838EC">
        <w:rPr>
          <w:rFonts w:ascii="맑은 고딕" w:eastAsia="맑은 고딕" w:hAnsi="맑은 고딕" w:hint="eastAsia"/>
          <w:color w:val="000000" w:themeColor="text1"/>
          <w:sz w:val="24"/>
          <w:lang w:eastAsia="ko-KR"/>
        </w:rPr>
        <w:t xml:space="preserve">과 관련된 사람의 </w:t>
      </w:r>
      <w:r w:rsidR="001827AF">
        <w:rPr>
          <w:rFonts w:ascii="맑은 고딕" w:eastAsia="맑은 고딕" w:hAnsi="맑은 고딕" w:hint="eastAsia"/>
          <w:color w:val="000000" w:themeColor="text1"/>
          <w:sz w:val="24"/>
          <w:lang w:eastAsia="ko-KR"/>
        </w:rPr>
        <w:t>인간</w:t>
      </w:r>
      <w:r w:rsidR="003838EC">
        <w:rPr>
          <w:rFonts w:ascii="맑은 고딕" w:eastAsia="맑은 고딕" w:hAnsi="맑은 고딕" w:hint="eastAsia"/>
          <w:color w:val="000000" w:themeColor="text1"/>
          <w:sz w:val="24"/>
          <w:lang w:eastAsia="ko-KR"/>
        </w:rPr>
        <w:t xml:space="preserve"> 팔의 자유도를 </w:t>
      </w:r>
      <w:r>
        <w:rPr>
          <w:rFonts w:ascii="맑은 고딕" w:eastAsia="맑은 고딕" w:hAnsi="맑은 고딕" w:hint="eastAsia"/>
          <w:color w:val="000000" w:themeColor="text1"/>
          <w:sz w:val="24"/>
          <w:lang w:eastAsia="ko-KR"/>
        </w:rPr>
        <w:t>설명하기 위한 도면이다.</w:t>
      </w:r>
    </w:p>
    <w:p w:rsidR="00E134E8" w:rsidRDefault="00DB3C4E"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산업계에서는 인간 팔과 비슷한 팔로 인간의 팔의 역할을 할 수 있는 로봇인 로봇 팔을 다양한 산업환경에서 활용하고 있다.</w:t>
      </w:r>
      <w:r>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로봇</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팔이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얼마나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자유롭게</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움직일</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있는가는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hint="cs"/>
          <w:color w:val="000000" w:themeColor="text1"/>
          <w:sz w:val="24"/>
          <w:lang w:eastAsia="ko-KR"/>
        </w:rPr>
        <w:t>’</w:t>
      </w:r>
      <w:r w:rsidR="00141847" w:rsidRPr="00141847">
        <w:rPr>
          <w:rFonts w:ascii="맑은 고딕" w:eastAsia="맑은 고딕" w:hAnsi="맑은 고딕"/>
          <w:color w:val="000000" w:themeColor="text1"/>
          <w:sz w:val="24"/>
          <w:lang w:eastAsia="ko-KR"/>
        </w:rPr>
        <w:t>(degrees of freedom)</w:t>
      </w:r>
      <w:r w:rsidR="00141847" w:rsidRPr="00141847">
        <w:rPr>
          <w:rFonts w:ascii="맑은 고딕" w:eastAsia="맑은 고딕" w:hAnsi="맑은 고딕" w:hint="eastAsia"/>
          <w:color w:val="000000" w:themeColor="text1"/>
          <w:sz w:val="24"/>
          <w:lang w:eastAsia="ko-KR"/>
        </w:rPr>
        <w:t>라는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말로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나타내고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있다</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로봇</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팔의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관절이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위와</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아래로만</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움직여</w:t>
      </w:r>
      <w:r w:rsidR="00141847" w:rsidRPr="00141847">
        <w:rPr>
          <w:rFonts w:ascii="맑은 고딕" w:eastAsia="맑은 고딕" w:hAnsi="맑은 고딕"/>
          <w:color w:val="000000" w:themeColor="text1"/>
          <w:sz w:val="24"/>
          <w:lang w:eastAsia="ko-KR"/>
        </w:rPr>
        <w:t xml:space="preserve"> </w:t>
      </w:r>
      <w:r w:rsidR="00203902">
        <w:rPr>
          <w:rFonts w:ascii="맑은 고딕" w:eastAsia="맑은 고딕" w:hAnsi="맑은 고딕" w:hint="eastAsia"/>
          <w:color w:val="000000" w:themeColor="text1"/>
          <w:sz w:val="24"/>
          <w:lang w:eastAsia="ko-KR"/>
        </w:rPr>
        <w:t xml:space="preserve">한 군데 방향으로 </w:t>
      </w:r>
      <w:r w:rsidR="00141847" w:rsidRPr="00141847">
        <w:rPr>
          <w:rFonts w:ascii="맑은 고딕" w:eastAsia="맑은 고딕" w:hAnsi="맑은 고딕" w:hint="eastAsia"/>
          <w:color w:val="000000" w:themeColor="text1"/>
          <w:sz w:val="24"/>
          <w:lang w:eastAsia="ko-KR"/>
        </w:rPr>
        <w:t>쇠망치나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재단기</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일을</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하면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1’</w:t>
      </w:r>
      <w:r w:rsidR="00141847" w:rsidRPr="00141847">
        <w:rPr>
          <w:rFonts w:ascii="맑은 고딕" w:eastAsia="맑은 고딕" w:hAnsi="맑은 고딕" w:hint="eastAsia"/>
          <w:color w:val="000000" w:themeColor="text1"/>
          <w:sz w:val="24"/>
          <w:lang w:eastAsia="ko-KR"/>
        </w:rPr>
        <w:t>이고</w:t>
      </w:r>
      <w:r w:rsidR="00141847" w:rsidRPr="00141847">
        <w:rPr>
          <w:rFonts w:ascii="맑은 고딕" w:eastAsia="맑은 고딕" w:hAnsi="맑은 고딕"/>
          <w:color w:val="000000" w:themeColor="text1"/>
          <w:sz w:val="24"/>
          <w:lang w:eastAsia="ko-KR"/>
        </w:rPr>
        <w:t>,</w:t>
      </w:r>
      <w:r w:rsidR="00203902">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아래위로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오르내리면서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회전하는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드릴은</w:t>
      </w:r>
      <w:r w:rsidR="00203902">
        <w:rPr>
          <w:rFonts w:ascii="맑은 고딕" w:eastAsia="맑은 고딕" w:hAnsi="맑은 고딕" w:hint="eastAsia"/>
          <w:color w:val="000000" w:themeColor="text1"/>
          <w:sz w:val="24"/>
          <w:lang w:eastAsia="ko-KR"/>
        </w:rPr>
        <w:t xml:space="preserve"> 두 군데 방향의 움직임이 있어서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2’</w:t>
      </w:r>
      <w:r w:rsidR="00141847" w:rsidRPr="00141847">
        <w:rPr>
          <w:rFonts w:ascii="맑은 고딕" w:eastAsia="맑은 고딕" w:hAnsi="맑은 고딕" w:hint="eastAsia"/>
          <w:color w:val="000000" w:themeColor="text1"/>
          <w:sz w:val="24"/>
          <w:lang w:eastAsia="ko-KR"/>
        </w:rPr>
        <w:t>이고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여섯</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군데</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방향으로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움직이며</w:t>
      </w:r>
      <w:r>
        <w:rPr>
          <w:rFonts w:ascii="맑은 고딕" w:eastAsia="맑은 고딕" w:hAnsi="맑은 고딕" w:hint="eastAsia"/>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일할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있다면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6’</w:t>
      </w:r>
      <w:r w:rsidR="00141847" w:rsidRPr="00141847">
        <w:rPr>
          <w:rFonts w:ascii="맑은 고딕" w:eastAsia="맑은 고딕" w:hAnsi="맑은 고딕" w:hint="eastAsia"/>
          <w:color w:val="000000" w:themeColor="text1"/>
          <w:sz w:val="24"/>
          <w:lang w:eastAsia="ko-KR"/>
        </w:rPr>
        <w:t>이라</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한다</w:t>
      </w:r>
      <w:r w:rsidR="00141847" w:rsidRPr="00141847">
        <w:rPr>
          <w:rFonts w:ascii="맑은 고딕" w:eastAsia="맑은 고딕" w:hAnsi="맑은 고딕"/>
          <w:color w:val="000000" w:themeColor="text1"/>
          <w:sz w:val="24"/>
          <w:lang w:eastAsia="ko-KR"/>
        </w:rPr>
        <w:t>.</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w:t>
      </w:r>
      <w:r w:rsidR="003838EC">
        <w:rPr>
          <w:rFonts w:ascii="맑은 고딕" w:eastAsia="맑은 고딕" w:hAnsi="맑은 고딕" w:hint="eastAsia"/>
          <w:color w:val="000000" w:themeColor="text1"/>
          <w:sz w:val="24"/>
          <w:lang w:eastAsia="ko-KR"/>
        </w:rPr>
        <w:t xml:space="preserve"> 팔</w:t>
      </w:r>
      <w:r>
        <w:rPr>
          <w:rFonts w:ascii="맑은 고딕" w:eastAsia="맑은 고딕" w:hAnsi="맑은 고딕" w:hint="eastAsia"/>
          <w:color w:val="000000" w:themeColor="text1"/>
          <w:sz w:val="24"/>
          <w:lang w:eastAsia="ko-KR"/>
        </w:rPr>
        <w:t xml:space="preserve">과 </w:t>
      </w:r>
      <w:r w:rsidR="00203902">
        <w:rPr>
          <w:rFonts w:ascii="맑은 고딕" w:eastAsia="맑은 고딕" w:hAnsi="맑은 고딕" w:hint="eastAsia"/>
          <w:color w:val="000000" w:themeColor="text1"/>
          <w:sz w:val="24"/>
          <w:lang w:eastAsia="ko-KR"/>
        </w:rPr>
        <w:t xml:space="preserve">동일한 </w:t>
      </w:r>
      <w:r>
        <w:rPr>
          <w:rFonts w:ascii="맑은 고딕" w:eastAsia="맑은 고딕" w:hAnsi="맑은 고딕" w:hint="eastAsia"/>
          <w:color w:val="000000" w:themeColor="text1"/>
          <w:sz w:val="24"/>
          <w:lang w:eastAsia="ko-KR"/>
        </w:rPr>
        <w:t>기능을 구현하</w:t>
      </w:r>
      <w:r w:rsidR="00203902">
        <w:rPr>
          <w:rFonts w:ascii="맑은 고딕" w:eastAsia="맑은 고딕" w:hAnsi="맑은 고딕" w:hint="eastAsia"/>
          <w:color w:val="000000" w:themeColor="text1"/>
          <w:sz w:val="24"/>
          <w:lang w:eastAsia="ko-KR"/>
        </w:rPr>
        <w:t xml:space="preserve">기 위해서는 </w:t>
      </w:r>
      <w:r>
        <w:rPr>
          <w:rFonts w:ascii="맑은 고딕" w:eastAsia="맑은 고딕" w:hAnsi="맑은 고딕" w:hint="eastAsia"/>
          <w:color w:val="000000" w:themeColor="text1"/>
          <w:sz w:val="24"/>
          <w:lang w:eastAsia="ko-KR"/>
        </w:rPr>
        <w:t xml:space="preserve">최소 </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자유도를 갖는 장치가 필요하다.</w:t>
      </w:r>
    </w:p>
    <w:p w:rsidR="009E7E3D" w:rsidRDefault="00E134E8"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도 </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를 보면,</w:t>
      </w:r>
      <w:r>
        <w:rPr>
          <w:rFonts w:ascii="맑은 고딕" w:eastAsia="맑은 고딕" w:hAnsi="맑은 고딕"/>
          <w:color w:val="000000" w:themeColor="text1"/>
          <w:sz w:val="24"/>
          <w:lang w:eastAsia="ko-KR"/>
        </w:rPr>
        <w:t xml:space="preserve"> </w:t>
      </w:r>
      <w:r w:rsidRPr="00E134E8">
        <w:rPr>
          <w:rFonts w:ascii="맑은 고딕" w:eastAsia="맑은 고딕" w:hAnsi="맑은 고딕"/>
          <w:color w:val="000000" w:themeColor="text1"/>
          <w:sz w:val="24"/>
          <w:lang w:eastAsia="ko-KR"/>
        </w:rPr>
        <w:t>인간 팔</w:t>
      </w:r>
      <w:r w:rsidR="00747262">
        <w:rPr>
          <w:rFonts w:ascii="맑은 고딕" w:eastAsia="맑은 고딕" w:hAnsi="맑은 고딕" w:hint="eastAsia"/>
          <w:color w:val="000000" w:themeColor="text1"/>
          <w:sz w:val="24"/>
          <w:lang w:eastAsia="ko-KR"/>
        </w:rPr>
        <w:t xml:space="preserve">을 모형화하여 </w:t>
      </w:r>
      <w:r w:rsidR="00747262" w:rsidRPr="00E134E8">
        <w:rPr>
          <w:rFonts w:ascii="맑은 고딕" w:eastAsia="맑은 고딕" w:hAnsi="맑은 고딕"/>
          <w:color w:val="000000" w:themeColor="text1"/>
          <w:sz w:val="24"/>
          <w:lang w:eastAsia="ko-KR"/>
        </w:rPr>
        <w:t xml:space="preserve">7개의 회전축을 7자유도로 </w:t>
      </w:r>
      <w:r w:rsidR="00747262">
        <w:rPr>
          <w:rFonts w:ascii="맑은 고딕" w:eastAsia="맑은 고딕" w:hAnsi="맑은 고딕" w:hint="eastAsia"/>
          <w:color w:val="000000" w:themeColor="text1"/>
          <w:sz w:val="24"/>
          <w:lang w:eastAsia="ko-KR"/>
        </w:rPr>
        <w:t>나타낼 수 있다.</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747262">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손의 중심 위치(240)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47262">
        <w:rPr>
          <w:rFonts w:ascii="맑은 고딕" w:eastAsia="맑은 고딕" w:hAnsi="맑은 고딕" w:hint="eastAsia"/>
          <w:color w:val="000000" w:themeColor="text1"/>
          <w:sz w:val="24"/>
          <w:lang w:eastAsia="ko-KR"/>
        </w:rPr>
        <w:t>로 하여 각 관절 부위를 나타낼 수 있다.</w:t>
      </w:r>
      <w:r w:rsidR="00747262">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어깨에서</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팔꿈치까지의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부분</w:t>
      </w:r>
      <w:r w:rsidR="00747EA2">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상완부(211)</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어깨 위치(210)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EA2">
        <w:rPr>
          <w:rFonts w:ascii="맑은 고딕" w:eastAsia="맑은 고딕" w:hAnsi="맑은 고딕" w:hint="eastAsia"/>
          <w:color w:val="000000" w:themeColor="text1"/>
          <w:sz w:val="24"/>
          <w:lang w:eastAsia="ko-KR"/>
        </w:rPr>
        <w:t>와</w:t>
      </w:r>
      <w:r w:rsidR="00747EA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747EA2">
        <w:rPr>
          <w:rFonts w:ascii="맑은 고딕" w:eastAsia="맑은 고딕" w:hAnsi="맑은 고딕" w:hint="eastAsia"/>
          <w:color w:val="000000" w:themeColor="text1"/>
          <w:sz w:val="24"/>
          <w:lang w:eastAsia="ko-KR"/>
        </w:rPr>
        <w:t>를 연결시키는 형태로 표시할 수 있다.</w:t>
      </w:r>
      <w:r w:rsidR="00747EA2">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팔꿈치부터</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손목까지의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부분</w:t>
      </w:r>
      <w:r w:rsidR="00747EA2">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전완부(221)</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686EA4">
        <w:rPr>
          <w:rFonts w:ascii="맑은 고딕" w:eastAsia="맑은 고딕" w:hAnsi="맑은 고딕" w:hint="eastAsia"/>
          <w:color w:val="000000" w:themeColor="text1"/>
          <w:sz w:val="24"/>
          <w:lang w:eastAsia="ko-KR"/>
        </w:rPr>
        <w:t>와</w:t>
      </w:r>
      <w:r w:rsidR="00747EA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686EA4">
        <w:rPr>
          <w:rFonts w:ascii="맑은 고딕" w:eastAsia="맑은 고딕" w:hAnsi="맑은 고딕" w:hint="eastAsia"/>
          <w:color w:val="000000" w:themeColor="text1"/>
          <w:sz w:val="24"/>
          <w:lang w:eastAsia="ko-KR"/>
        </w:rPr>
        <w:t>를 연결시키는 형태로 표시할 수 있다.</w:t>
      </w:r>
      <w:r w:rsidR="00686EA4">
        <w:rPr>
          <w:rFonts w:ascii="맑은 고딕" w:eastAsia="맑은 고딕" w:hAnsi="맑은 고딕"/>
          <w:color w:val="000000" w:themeColor="text1"/>
          <w:sz w:val="24"/>
          <w:lang w:eastAsia="ko-KR"/>
        </w:rPr>
        <w:t xml:space="preserve"> </w:t>
      </w:r>
      <w:r w:rsidR="00686EA4">
        <w:rPr>
          <w:rFonts w:ascii="맑은 고딕" w:eastAsia="맑은 고딕" w:hAnsi="맑은 고딕" w:hint="eastAsia"/>
          <w:color w:val="000000" w:themeColor="text1"/>
          <w:sz w:val="24"/>
          <w:lang w:eastAsia="ko-KR"/>
        </w:rPr>
        <w:t>팔의 움</w:t>
      </w:r>
      <w:r w:rsidR="00747262">
        <w:rPr>
          <w:rFonts w:ascii="맑은 고딕" w:eastAsia="맑은 고딕" w:hAnsi="맑은 고딕" w:hint="eastAsia"/>
          <w:color w:val="000000" w:themeColor="text1"/>
          <w:sz w:val="24"/>
          <w:lang w:eastAsia="ko-KR"/>
        </w:rPr>
        <w:t xml:space="preserve">직임을 나타내기 위하여 </w:t>
      </w:r>
      <w:r w:rsidR="00E54FB6">
        <w:rPr>
          <w:rFonts w:ascii="맑은 고딕" w:eastAsia="맑은 고딕" w:hAnsi="맑은 고딕" w:hint="eastAsia"/>
          <w:color w:val="000000" w:themeColor="text1"/>
          <w:sz w:val="24"/>
          <w:lang w:eastAsia="ko-KR"/>
        </w:rPr>
        <w:t>어깨 위치(210)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262">
        <w:rPr>
          <w:rFonts w:ascii="맑은 고딕" w:eastAsia="맑은 고딕" w:hAnsi="맑은 고딕" w:hint="eastAsia"/>
          <w:color w:val="000000" w:themeColor="text1"/>
          <w:sz w:val="24"/>
          <w:lang w:eastAsia="ko-KR"/>
        </w:rPr>
        <w:t>에서 각각의 축에 따라 어깨 상하 회전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747262">
        <w:rPr>
          <w:rFonts w:ascii="맑은 고딕" w:eastAsia="맑은 고딕" w:hAnsi="맑은 고딕" w:hint="eastAsia"/>
          <w:color w:val="000000" w:themeColor="text1"/>
          <w:sz w:val="24"/>
          <w:lang w:eastAsia="ko-KR"/>
        </w:rPr>
        <w:t>, 어깨 좌우 회전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747262">
        <w:rPr>
          <w:rFonts w:ascii="맑은 고딕" w:eastAsia="맑은 고딕" w:hAnsi="맑은 고딕" w:hint="eastAsia"/>
          <w:color w:val="000000" w:themeColor="text1"/>
          <w:sz w:val="24"/>
          <w:lang w:eastAsia="ko-KR"/>
        </w:rPr>
        <w:t>,</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747262">
        <w:rPr>
          <w:rFonts w:ascii="맑은 고딕" w:eastAsia="맑은 고딕" w:hAnsi="맑은 고딕" w:hint="eastAsia"/>
          <w:color w:val="000000" w:themeColor="text1"/>
          <w:sz w:val="24"/>
          <w:lang w:eastAsia="ko-KR"/>
        </w:rPr>
        <w:t>의 뒤틀림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747262">
        <w:rPr>
          <w:rFonts w:ascii="맑은 고딕" w:eastAsia="맑은 고딕" w:hAnsi="맑은 고딕" w:hint="eastAsia"/>
          <w:color w:val="000000" w:themeColor="text1"/>
          <w:sz w:val="24"/>
          <w:lang w:eastAsia="ko-KR"/>
        </w:rPr>
        <w:t>를 이용하여 어깨 관절의 움직임을 나타낼 수 있다.</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EF07FA">
        <w:rPr>
          <w:rFonts w:ascii="맑은 고딕" w:eastAsia="맑은 고딕" w:hAnsi="맑은 고딕" w:hint="eastAsia"/>
          <w:color w:val="000000" w:themeColor="text1"/>
          <w:sz w:val="24"/>
          <w:lang w:eastAsia="ko-KR"/>
        </w:rPr>
        <w:t xml:space="preserve">에서 축을 따라 팔꿈치 접힘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EF07FA">
        <w:rPr>
          <w:rFonts w:ascii="맑은 고딕" w:eastAsia="맑은 고딕" w:hAnsi="맑은 고딕" w:hint="eastAsia"/>
          <w:color w:val="000000" w:themeColor="text1"/>
          <w:sz w:val="24"/>
          <w:lang w:eastAsia="ko-KR"/>
        </w:rPr>
        <w:t>를 이용하여 팔꿈치 관절의 움직임을 나타낼 수 있다.</w:t>
      </w:r>
      <w:r w:rsidR="00EF07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F07FA">
        <w:rPr>
          <w:rFonts w:ascii="맑은 고딕" w:eastAsia="맑은 고딕" w:hAnsi="맑은 고딕" w:hint="eastAsia"/>
          <w:color w:val="000000" w:themeColor="text1"/>
          <w:sz w:val="24"/>
          <w:lang w:eastAsia="ko-KR"/>
        </w:rPr>
        <w:t xml:space="preserve">에서 손목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2</m:t>
            </m:r>
            <m:r>
              <w:rPr>
                <w:rFonts w:ascii="Cambria Math" w:eastAsia="맑은 고딕" w:hAnsi="Cambria Math"/>
                <w:color w:val="000000" w:themeColor="text1"/>
                <w:sz w:val="24"/>
                <w:lang w:eastAsia="ko-KR"/>
              </w:rPr>
              <m:t>x</m:t>
            </m:r>
          </m:sub>
        </m:sSub>
      </m:oMath>
      <w:r w:rsidR="00EF07FA">
        <w:rPr>
          <w:rFonts w:ascii="맑은 고딕" w:eastAsia="맑은 고딕" w:hAnsi="맑은 고딕" w:hint="eastAsia"/>
          <w:color w:val="000000" w:themeColor="text1"/>
          <w:sz w:val="24"/>
          <w:lang w:eastAsia="ko-KR"/>
        </w:rPr>
        <w:t xml:space="preserve">, 손목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2</m:t>
            </m:r>
            <m:r>
              <w:rPr>
                <w:rFonts w:ascii="Cambria Math" w:eastAsia="맑은 고딕" w:hAnsi="Cambria Math"/>
                <w:color w:val="000000" w:themeColor="text1"/>
                <w:sz w:val="24"/>
                <w:lang w:eastAsia="ko-KR"/>
              </w:rPr>
              <m:t>y</m:t>
            </m:r>
          </m:sub>
        </m:sSub>
      </m:oMath>
      <w:r w:rsidR="00EF07FA">
        <w:rPr>
          <w:rFonts w:ascii="맑은 고딕" w:eastAsia="맑은 고딕" w:hAnsi="맑은 고딕" w:hint="eastAsia"/>
          <w:color w:val="000000" w:themeColor="text1"/>
          <w:sz w:val="24"/>
          <w:lang w:eastAsia="ko-KR"/>
        </w:rPr>
        <w:t>,</w:t>
      </w:r>
      <w:r w:rsidR="00EF07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EF07FA">
        <w:rPr>
          <w:rFonts w:ascii="맑은 고딕" w:eastAsia="맑은 고딕" w:hAnsi="맑은 고딕" w:hint="eastAsia"/>
          <w:color w:val="000000" w:themeColor="text1"/>
          <w:sz w:val="24"/>
          <w:lang w:eastAsia="ko-KR"/>
        </w:rPr>
        <w:t xml:space="preserve">의 뒤틀림 </w:t>
      </w:r>
      <w:r w:rsidR="00EF07FA">
        <w:rPr>
          <w:rFonts w:ascii="맑은 고딕" w:eastAsia="맑은 고딕" w:hAnsi="맑은 고딕" w:hint="eastAsia"/>
          <w:color w:val="000000" w:themeColor="text1"/>
          <w:sz w:val="24"/>
          <w:lang w:eastAsia="ko-KR"/>
        </w:rPr>
        <w:lastRenderedPageBreak/>
        <w:t xml:space="preserve">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1  </m:t>
            </m:r>
          </m:sub>
        </m:sSub>
      </m:oMath>
      <w:r w:rsidR="00EF07FA">
        <w:rPr>
          <w:rFonts w:ascii="맑은 고딕" w:eastAsia="맑은 고딕" w:hAnsi="맑은 고딕" w:hint="eastAsia"/>
          <w:color w:val="000000" w:themeColor="text1"/>
          <w:sz w:val="24"/>
          <w:lang w:eastAsia="ko-KR"/>
        </w:rPr>
        <w:t>를 이용하여 손목 관절의 움직임을 나타낼 수 있다.</w:t>
      </w:r>
    </w:p>
    <w:p w:rsidR="009E2E30" w:rsidRPr="00E65798" w:rsidRDefault="009E2E30"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각 신체 부위의 절대각도를 Roll, Pitch, Yaw값으로 나타낼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절대각도는 </w:t>
      </w:r>
      <w:r w:rsidR="00E54FB6">
        <w:rPr>
          <w:rFonts w:ascii="맑은 고딕" w:eastAsia="맑은 고딕" w:hAnsi="맑은 고딕" w:hint="eastAsia"/>
          <w:color w:val="000000" w:themeColor="text1"/>
          <w:sz w:val="24"/>
          <w:lang w:eastAsia="ko-KR"/>
        </w:rPr>
        <w:t>상완부(211)</w:t>
      </w:r>
      <w:r w:rsidR="00E65798">
        <w:rPr>
          <w:rFonts w:ascii="맑은 고딕" w:eastAsia="맑은 고딕" w:hAnsi="맑은 고딕" w:hint="eastAsia"/>
          <w:color w:val="000000" w:themeColor="text1"/>
          <w:sz w:val="24"/>
          <w:lang w:eastAsia="ko-KR"/>
        </w:rPr>
        <w:t>의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hint="eastAsia"/>
          <w:color w:val="000000" w:themeColor="text1"/>
          <w:sz w:val="24"/>
          <w:lang w:eastAsia="ko-KR"/>
        </w:rPr>
        <w:t>로 나타낼 수 있다.</w:t>
      </w:r>
      <w:r w:rsidR="00E65798">
        <w:rPr>
          <w:rFonts w:ascii="맑은 고딕" w:eastAsia="맑은 고딕" w:hAnsi="맑은 고딕"/>
          <w:color w:val="000000" w:themeColor="text1"/>
          <w:sz w:val="24"/>
          <w:lang w:eastAsia="ko-KR"/>
        </w:rPr>
        <w:t xml:space="preserve"> </w:t>
      </w:r>
      <w:r w:rsidR="00E65798">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전완부(221)</w:t>
      </w:r>
      <w:r w:rsidR="00E65798">
        <w:rPr>
          <w:rFonts w:ascii="맑은 고딕" w:eastAsia="맑은 고딕" w:hAnsi="맑은 고딕" w:hint="eastAsia"/>
          <w:color w:val="000000" w:themeColor="text1"/>
          <w:sz w:val="24"/>
          <w:lang w:eastAsia="ko-KR"/>
        </w:rPr>
        <w:t xml:space="preserve">의 절대각도는 </w:t>
      </w:r>
      <w:r w:rsidR="00E54FB6">
        <w:rPr>
          <w:rFonts w:ascii="맑은 고딕" w:eastAsia="맑은 고딕" w:hAnsi="맑은 고딕" w:hint="eastAsia"/>
          <w:color w:val="000000" w:themeColor="text1"/>
          <w:sz w:val="24"/>
          <w:lang w:eastAsia="ko-KR"/>
        </w:rPr>
        <w:t>전완부(221)</w:t>
      </w:r>
      <w:r w:rsidR="00E65798">
        <w:rPr>
          <w:rFonts w:ascii="맑은 고딕" w:eastAsia="맑은 고딕" w:hAnsi="맑은 고딕" w:hint="eastAsia"/>
          <w:color w:val="000000" w:themeColor="text1"/>
          <w:sz w:val="24"/>
          <w:lang w:eastAsia="ko-KR"/>
        </w:rPr>
        <w:t>의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color w:val="000000" w:themeColor="text1"/>
          <w:sz w:val="24"/>
          <w:lang w:eastAsia="ko-KR"/>
        </w:rPr>
        <w:t>로 나타낼 수 있다.</w:t>
      </w:r>
      <w:r w:rsidR="00E65798">
        <w:rPr>
          <w:rFonts w:ascii="맑은 고딕" w:eastAsia="맑은 고딕" w:hAnsi="맑은 고딕"/>
          <w:color w:val="000000" w:themeColor="text1"/>
          <w:sz w:val="24"/>
          <w:lang w:eastAsia="ko-KR"/>
        </w:rPr>
        <w:t xml:space="preserve"> </w:t>
      </w:r>
      <w:r w:rsidR="00E65798">
        <w:rPr>
          <w:rFonts w:ascii="맑은 고딕" w:eastAsia="맑은 고딕" w:hAnsi="맑은 고딕" w:hint="eastAsia"/>
          <w:color w:val="000000" w:themeColor="text1"/>
          <w:sz w:val="24"/>
          <w:lang w:eastAsia="ko-KR"/>
        </w:rPr>
        <w:t>손목의 절대각도는 손목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hint="eastAsia"/>
          <w:color w:val="000000" w:themeColor="text1"/>
          <w:sz w:val="24"/>
          <w:lang w:eastAsia="ko-KR"/>
        </w:rPr>
        <w:t>로 나타낼 수 있다.</w:t>
      </w:r>
    </w:p>
    <w:p w:rsidR="00EF07FA" w:rsidRDefault="00E54FB6"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자이로 센서(112)</w:t>
      </w:r>
      <w:r w:rsidR="009A442D">
        <w:rPr>
          <w:rFonts w:ascii="맑은 고딕" w:eastAsia="맑은 고딕" w:hAnsi="맑은 고딕"/>
          <w:color w:val="000000" w:themeColor="text1"/>
          <w:sz w:val="24"/>
          <w:lang w:eastAsia="ko-KR"/>
        </w:rPr>
        <w:t xml:space="preserve">와 </w:t>
      </w:r>
      <w:r>
        <w:rPr>
          <w:rFonts w:ascii="맑은 고딕" w:eastAsia="맑은 고딕" w:hAnsi="맑은 고딕" w:hint="eastAsia"/>
          <w:color w:val="000000" w:themeColor="text1"/>
          <w:sz w:val="24"/>
          <w:lang w:eastAsia="ko-KR"/>
        </w:rPr>
        <w:t>거리측정 센서(111)</w:t>
      </w:r>
      <w:r w:rsidR="009A442D">
        <w:rPr>
          <w:rFonts w:ascii="맑은 고딕" w:eastAsia="맑은 고딕" w:hAnsi="맑은 고딕" w:hint="eastAsia"/>
          <w:color w:val="000000" w:themeColor="text1"/>
          <w:sz w:val="24"/>
          <w:lang w:eastAsia="ko-KR"/>
        </w:rPr>
        <w:t>,</w:t>
      </w:r>
      <w:r w:rsidR="009A442D">
        <w:rPr>
          <w:rFonts w:ascii="맑은 고딕" w:eastAsia="맑은 고딕" w:hAnsi="맑은 고딕"/>
          <w:color w:val="000000" w:themeColor="text1"/>
          <w:sz w:val="24"/>
          <w:lang w:eastAsia="ko-KR"/>
        </w:rPr>
        <w:t xml:space="preserve"> </w:t>
      </w:r>
      <w:r w:rsidR="009A442D">
        <w:rPr>
          <w:rFonts w:ascii="맑은 고딕" w:eastAsia="맑은 고딕" w:hAnsi="맑은 고딕" w:hint="eastAsia"/>
          <w:color w:val="000000" w:themeColor="text1"/>
          <w:sz w:val="24"/>
          <w:lang w:eastAsia="ko-KR"/>
        </w:rPr>
        <w:t>가속도 센서</w:t>
      </w:r>
      <w:r w:rsidR="00FF2493">
        <w:rPr>
          <w:rFonts w:ascii="맑은 고딕" w:eastAsia="맑은 고딕" w:hAnsi="맑은 고딕" w:hint="eastAsia"/>
          <w:color w:val="000000" w:themeColor="text1"/>
          <w:sz w:val="24"/>
          <w:lang w:eastAsia="ko-KR"/>
        </w:rPr>
        <w:t xml:space="preserve"> 등의 다양한 센서를 이용하여, </w:t>
      </w:r>
      <w:r w:rsidR="00EF07FA">
        <w:rPr>
          <w:rFonts w:ascii="맑은 고딕" w:eastAsia="맑은 고딕" w:hAnsi="맑은 고딕" w:hint="eastAsia"/>
          <w:color w:val="000000" w:themeColor="text1"/>
          <w:sz w:val="24"/>
          <w:lang w:eastAsia="ko-KR"/>
        </w:rPr>
        <w:t>팔의 각 관절 부위</w:t>
      </w:r>
      <w:r w:rsidR="00FF2493">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FF2493">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F2493">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F2493">
        <w:rPr>
          <w:rFonts w:ascii="맑은 고딕" w:eastAsia="맑은 고딕" w:hAnsi="맑은 고딕" w:hint="eastAsia"/>
          <w:color w:val="000000" w:themeColor="text1"/>
          <w:sz w:val="24"/>
          <w:lang w:eastAsia="ko-KR"/>
        </w:rPr>
        <w:t>에서</w:t>
      </w:r>
      <w:r w:rsidR="00EF07FA">
        <w:rPr>
          <w:rFonts w:ascii="맑은 고딕" w:eastAsia="맑은 고딕" w:hAnsi="맑은 고딕" w:hint="eastAsia"/>
          <w:color w:val="000000" w:themeColor="text1"/>
          <w:sz w:val="24"/>
          <w:lang w:eastAsia="ko-KR"/>
        </w:rPr>
        <w:t xml:space="preserve">의 </w:t>
      </w:r>
      <w:r w:rsidR="00FF2493">
        <w:rPr>
          <w:rFonts w:ascii="맑은 고딕" w:eastAsia="맑은 고딕" w:hAnsi="맑은 고딕" w:hint="eastAsia"/>
          <w:color w:val="000000" w:themeColor="text1"/>
          <w:sz w:val="24"/>
          <w:lang w:eastAsia="ko-KR"/>
        </w:rPr>
        <w:t xml:space="preserve">위치 </w:t>
      </w:r>
      <w:r w:rsidR="00EF07FA">
        <w:rPr>
          <w:rFonts w:ascii="맑은 고딕" w:eastAsia="맑은 고딕" w:hAnsi="맑은 고딕" w:hint="eastAsia"/>
          <w:color w:val="000000" w:themeColor="text1"/>
          <w:sz w:val="24"/>
          <w:lang w:eastAsia="ko-KR"/>
        </w:rPr>
        <w:t xml:space="preserve">좌표 </w:t>
      </w:r>
      <w:r w:rsidR="00EF07FA">
        <w:rPr>
          <w:rFonts w:ascii="맑은 고딕" w:eastAsia="맑은 고딕" w:hAnsi="맑은 고딕"/>
          <w:color w:val="000000" w:themeColor="text1"/>
          <w:sz w:val="24"/>
          <w:lang w:eastAsia="ko-KR"/>
        </w:rPr>
        <w:t>(x, y, z</w:t>
      </w:r>
      <w:r w:rsidR="00EF07FA">
        <w:rPr>
          <w:rFonts w:ascii="맑은 고딕" w:eastAsia="맑은 고딕" w:hAnsi="맑은 고딕" w:hint="eastAsia"/>
          <w:color w:val="000000" w:themeColor="text1"/>
          <w:sz w:val="24"/>
          <w:lang w:eastAsia="ko-KR"/>
        </w:rPr>
        <w:t>)와 각도</w:t>
      </w:r>
      <w:r w:rsidR="00EF07FA" w:rsidRPr="00EF07FA">
        <w:rPr>
          <w:rFonts w:asciiTheme="minorHAnsi" w:eastAsiaTheme="minorEastAsia" w:hAnsi="맑은 고딕" w:cstheme="minorBidi" w:hint="eastAsia"/>
          <w:color w:val="000000" w:themeColor="text1"/>
          <w:kern w:val="24"/>
          <w:szCs w:val="20"/>
          <w:lang w:eastAsia="ko-KR"/>
        </w:rPr>
        <w:t xml:space="preserve"> </w:t>
      </w:r>
      <w:r w:rsidR="00EF07FA" w:rsidRPr="00EF07FA">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x</m:t>
            </m:r>
          </m:sub>
        </m:sSub>
      </m:oMath>
      <w:r w:rsidR="009A442D">
        <w:rPr>
          <w:rFonts w:ascii="맑은 고딕" w:eastAsia="맑은 고딕" w:hAnsi="맑은 고딕" w:hint="eastAsia"/>
          <w:iCs/>
          <w:color w:val="000000" w:themeColor="text1"/>
          <w:sz w:val="24"/>
          <w:lang w:eastAsia="ko-KR"/>
        </w:rPr>
        <w:t>,</w:t>
      </w:r>
      <w:r w:rsidR="009A442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y</m:t>
            </m:r>
          </m:sub>
        </m:sSub>
      </m:oMath>
      <w:r w:rsidR="009A442D">
        <w:rPr>
          <w:rFonts w:ascii="맑은 고딕" w:eastAsia="맑은 고딕" w:hAnsi="맑은 고딕" w:hint="eastAsia"/>
          <w:iCs/>
          <w:color w:val="000000" w:themeColor="text1"/>
          <w:sz w:val="24"/>
          <w:lang w:eastAsia="ko-KR"/>
        </w:rPr>
        <w:t>,</w:t>
      </w:r>
      <w:r w:rsidR="00EF07FA" w:rsidRP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z</m:t>
            </m:r>
          </m:sub>
        </m:sSub>
      </m:oMath>
      <w:r w:rsidR="00EF07FA" w:rsidRPr="00EF07FA">
        <w:rPr>
          <w:rFonts w:ascii="맑은 고딕" w:eastAsia="맑은 고딕" w:hAnsi="맑은 고딕" w:hint="eastAsia"/>
          <w:color w:val="000000" w:themeColor="text1"/>
          <w:sz w:val="24"/>
          <w:lang w:eastAsia="ko-KR"/>
        </w:rPr>
        <w:t>)</w:t>
      </w:r>
      <w:r w:rsidR="00FF2493">
        <w:rPr>
          <w:rFonts w:ascii="맑은 고딕" w:eastAsia="맑은 고딕" w:hAnsi="맑은 고딕"/>
          <w:color w:val="000000" w:themeColor="text1"/>
          <w:sz w:val="24"/>
          <w:lang w:eastAsia="ko-KR"/>
        </w:rPr>
        <w:t xml:space="preserve">를 </w:t>
      </w:r>
      <w:r w:rsidR="00FF2493">
        <w:rPr>
          <w:rFonts w:ascii="맑은 고딕" w:eastAsia="맑은 고딕" w:hAnsi="맑은 고딕" w:hint="eastAsia"/>
          <w:color w:val="000000" w:themeColor="text1"/>
          <w:sz w:val="24"/>
          <w:lang w:eastAsia="ko-KR"/>
        </w:rPr>
        <w:t>구하고, 각 관절의 위치 좌표와 각도 데이터의 변화를 통해 인간 팔의 움직임을 감지할 수 있다.</w:t>
      </w:r>
      <w:r w:rsidR="009A442D">
        <w:rPr>
          <w:rFonts w:ascii="맑은 고딕" w:eastAsia="맑은 고딕" w:hAnsi="맑은 고딕"/>
          <w:color w:val="000000" w:themeColor="text1"/>
          <w:sz w:val="24"/>
          <w:lang w:eastAsia="ko-KR"/>
        </w:rPr>
        <w:t xml:space="preserve"> </w:t>
      </w:r>
      <w:r w:rsidR="009A442D">
        <w:rPr>
          <w:rFonts w:ascii="맑은 고딕" w:eastAsia="맑은 고딕" w:hAnsi="맑은 고딕" w:hint="eastAsia"/>
          <w:color w:val="000000" w:themeColor="text1"/>
          <w:sz w:val="24"/>
          <w:lang w:eastAsia="ko-KR"/>
        </w:rPr>
        <w:t xml:space="preserve">인간 팔의 움직임을 감지하기 위하여 </w:t>
      </w:r>
      <w:r>
        <w:rPr>
          <w:rFonts w:ascii="맑은 고딕" w:eastAsia="맑은 고딕" w:hAnsi="맑은 고딕" w:hint="eastAsia"/>
          <w:color w:val="000000" w:themeColor="text1"/>
          <w:sz w:val="24"/>
          <w:lang w:eastAsia="ko-KR"/>
        </w:rPr>
        <w:t>상완부(211)</w:t>
      </w:r>
      <w:r w:rsidR="009A442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9B7A5F">
        <w:rPr>
          <w:rFonts w:ascii="맑은 고딕" w:eastAsia="맑은 고딕" w:hAnsi="맑은 고딕" w:hint="eastAsia"/>
          <w:color w:val="000000" w:themeColor="text1"/>
          <w:sz w:val="24"/>
          <w:lang w:eastAsia="ko-KR"/>
        </w:rPr>
        <w:t xml:space="preserve"> 및</w:t>
      </w:r>
      <w:r w:rsidR="009A442D">
        <w:rPr>
          <w:rFonts w:ascii="맑은 고딕" w:eastAsia="맑은 고딕" w:hAnsi="맑은 고딕" w:hint="eastAsia"/>
          <w:color w:val="000000" w:themeColor="text1"/>
          <w:sz w:val="24"/>
          <w:lang w:eastAsia="ko-KR"/>
        </w:rPr>
        <w:t xml:space="preserve"> 손</w:t>
      </w:r>
      <w:r w:rsidR="00686EA4">
        <w:rPr>
          <w:rFonts w:ascii="맑은 고딕" w:eastAsia="맑은 고딕" w:hAnsi="맑은 고딕" w:hint="eastAsia"/>
          <w:color w:val="000000" w:themeColor="text1"/>
          <w:sz w:val="24"/>
          <w:lang w:eastAsia="ko-KR"/>
        </w:rPr>
        <w:t xml:space="preserve"> 부위에</w:t>
      </w:r>
      <w:r w:rsidR="009A442D">
        <w:rPr>
          <w:rFonts w:ascii="맑은 고딕" w:eastAsia="맑은 고딕" w:hAnsi="맑은 고딕" w:hint="eastAsia"/>
          <w:color w:val="000000" w:themeColor="text1"/>
          <w:sz w:val="24"/>
          <w:lang w:eastAsia="ko-KR"/>
        </w:rPr>
        <w:t xml:space="preserve"> 센서</w:t>
      </w:r>
      <w:r w:rsidR="009B7A5F">
        <w:rPr>
          <w:rFonts w:ascii="맑은 고딕" w:eastAsia="맑은 고딕" w:hAnsi="맑은 고딕" w:hint="eastAsia"/>
          <w:color w:val="000000" w:themeColor="text1"/>
          <w:sz w:val="24"/>
          <w:lang w:eastAsia="ko-KR"/>
        </w:rPr>
        <w:t>를 포함하는 디바이스</w:t>
      </w:r>
      <w:r w:rsidR="009A442D">
        <w:rPr>
          <w:rFonts w:ascii="맑은 고딕" w:eastAsia="맑은 고딕" w:hAnsi="맑은 고딕" w:hint="eastAsia"/>
          <w:color w:val="000000" w:themeColor="text1"/>
          <w:sz w:val="24"/>
          <w:lang w:eastAsia="ko-KR"/>
        </w:rPr>
        <w:t>를 장착하거나 휴대하고 센서 값을 변화를 측정할 수 있다.</w:t>
      </w:r>
    </w:p>
    <w:p w:rsidR="00FE7885" w:rsidRDefault="00FE7885" w:rsidP="00FE788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3</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w:t>
      </w:r>
      <w:r w:rsidR="004B365C">
        <w:rPr>
          <w:rFonts w:ascii="맑은 고딕" w:eastAsia="맑은 고딕" w:hAnsi="맑은 고딕" w:hint="eastAsia"/>
          <w:color w:val="000000" w:themeColor="text1"/>
          <w:sz w:val="24"/>
          <w:lang w:eastAsia="ko-KR"/>
        </w:rPr>
        <w:t xml:space="preserve">과 관련된 착용 형태의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의 일 예를 보인 사시도이다.</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1</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하나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이상의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구성요소들을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있으며</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요소는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1</w:t>
      </w:r>
      <w:r w:rsidRPr="004B365C">
        <w:rPr>
          <w:rFonts w:ascii="맑은 고딕" w:eastAsia="맑은 고딕" w:hAnsi="맑은 고딕" w:hint="eastAsia"/>
          <w:color w:val="000000" w:themeColor="text1"/>
          <w:sz w:val="24"/>
          <w:lang w:eastAsia="ko-KR"/>
        </w:rPr>
        <w:t>에서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설명하는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기능</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및</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이하에서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설명하는</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요소의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기능을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모두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수행할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직육면체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가질</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한정될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필요는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없고</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원형 형상,</w:t>
      </w:r>
      <w:r>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타원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사각</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lastRenderedPageBreak/>
        <w:t>형상을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가질</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발명의</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사용자에게</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시각적으로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좋은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이미지를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있으며</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사용자의</w:t>
      </w:r>
      <w:r>
        <w:rPr>
          <w:rFonts w:ascii="맑은 고딕" w:eastAsia="맑은 고딕" w:hAnsi="맑은 고딕" w:hint="eastAsia"/>
          <w:color w:val="000000" w:themeColor="text1"/>
          <w:sz w:val="24"/>
          <w:lang w:eastAsia="ko-KR"/>
        </w:rPr>
        <w:t xml:space="preserve"> 동작 인식,</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특히 팔의 동작 인식에 </w:t>
      </w:r>
      <w:r w:rsidRPr="004B365C">
        <w:rPr>
          <w:rFonts w:ascii="맑은 고딕" w:eastAsia="맑은 고딕" w:hAnsi="맑은 고딕" w:hint="eastAsia"/>
          <w:color w:val="000000" w:themeColor="text1"/>
          <w:sz w:val="24"/>
          <w:lang w:eastAsia="ko-KR"/>
        </w:rPr>
        <w:t>도움이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어떠한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형상이라도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상관없다</w:t>
      </w:r>
      <w:r w:rsidRPr="004B365C">
        <w:rPr>
          <w:rFonts w:ascii="맑은 고딕" w:eastAsia="맑은 고딕" w:hAnsi="맑은 고딕"/>
          <w:color w:val="000000" w:themeColor="text1"/>
          <w:sz w:val="24"/>
          <w:lang w:eastAsia="ko-KR"/>
        </w:rPr>
        <w:t>.</w:t>
      </w:r>
    </w:p>
    <w:p w:rsidR="00D93D03" w:rsidRPr="004B365C" w:rsidRDefault="004B365C" w:rsidP="00D93D0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참조하면</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00AB0EFE">
        <w:rPr>
          <w:rFonts w:ascii="맑은 고딕" w:eastAsia="맑은 고딕" w:hAnsi="맑은 고딕" w:hint="eastAsia"/>
          <w:color w:val="000000" w:themeColor="text1"/>
          <w:sz w:val="24"/>
          <w:lang w:eastAsia="ko-KR"/>
        </w:rPr>
        <w:t xml:space="preserve">사람 팔의 움직임을 감지하는 </w:t>
      </w:r>
      <w:r w:rsidR="00E54FB6">
        <w:rPr>
          <w:rFonts w:ascii="맑은 고딕" w:eastAsia="맑은 고딕" w:hAnsi="맑은 고딕" w:hint="eastAsia"/>
          <w:color w:val="000000" w:themeColor="text1"/>
          <w:sz w:val="24"/>
          <w:lang w:eastAsia="ko-KR"/>
        </w:rPr>
        <w:t>센싱부(110)</w:t>
      </w:r>
      <w:r w:rsidR="00AB0EFE">
        <w:rPr>
          <w:rFonts w:ascii="맑은 고딕" w:eastAsia="맑은 고딕" w:hAnsi="맑은 고딕" w:hint="eastAsia"/>
          <w:color w:val="000000" w:themeColor="text1"/>
          <w:sz w:val="24"/>
          <w:lang w:eastAsia="ko-KR"/>
        </w:rPr>
        <w:t xml:space="preserve">, 감지된 신호를 처리하기 위한 </w:t>
      </w:r>
      <w:r w:rsidR="00E54FB6">
        <w:rPr>
          <w:rFonts w:ascii="맑은 고딕" w:eastAsia="맑은 고딕" w:hAnsi="맑은 고딕" w:hint="eastAsia"/>
          <w:color w:val="000000" w:themeColor="text1"/>
          <w:sz w:val="24"/>
          <w:lang w:eastAsia="ko-KR"/>
        </w:rPr>
        <w:t>제어부(120)</w:t>
      </w:r>
      <w:r w:rsidR="00AB0EFE">
        <w:rPr>
          <w:rFonts w:ascii="맑은 고딕" w:eastAsia="맑은 고딕" w:hAnsi="맑은 고딕" w:hint="eastAsia"/>
          <w:color w:val="000000" w:themeColor="text1"/>
          <w:sz w:val="24"/>
          <w:lang w:eastAsia="ko-KR"/>
        </w:rPr>
        <w:t xml:space="preserve"> 및</w:t>
      </w:r>
      <w:r w:rsidR="00AB0EFE">
        <w:rPr>
          <w:rFonts w:ascii="맑은 고딕" w:eastAsia="맑은 고딕" w:hAnsi="맑은 고딕"/>
          <w:color w:val="000000" w:themeColor="text1"/>
          <w:sz w:val="24"/>
          <w:lang w:eastAsia="ko-KR"/>
        </w:rPr>
        <w:t xml:space="preserve"> </w:t>
      </w:r>
      <w:r w:rsidR="00AB0EFE">
        <w:rPr>
          <w:rFonts w:ascii="맑은 고딕" w:eastAsia="맑은 고딕" w:hAnsi="맑은 고딕" w:hint="eastAsia"/>
          <w:color w:val="000000" w:themeColor="text1"/>
          <w:sz w:val="24"/>
          <w:lang w:eastAsia="ko-KR"/>
        </w:rPr>
        <w:t xml:space="preserve">처리된 감지 신호를 외부로 전송하기 위한 </w:t>
      </w:r>
      <w:r w:rsidR="00E54FB6">
        <w:rPr>
          <w:rFonts w:ascii="맑은 고딕" w:eastAsia="맑은 고딕" w:hAnsi="맑은 고딕" w:hint="eastAsia"/>
          <w:color w:val="000000" w:themeColor="text1"/>
          <w:sz w:val="24"/>
          <w:lang w:eastAsia="ko-KR"/>
        </w:rPr>
        <w:t>제어부(120)</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구비하는</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및</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손목에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착용</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가능하도록</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구성되는</w:t>
      </w:r>
      <w:r w:rsidRPr="004B365C">
        <w:rPr>
          <w:rFonts w:ascii="맑은 고딕" w:eastAsia="맑은 고딕" w:hAnsi="맑은 고딕"/>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w:t>
      </w:r>
      <w:r w:rsidR="00AB0EFE">
        <w:rPr>
          <w:rFonts w:ascii="맑은 고딕" w:eastAsia="맑은 고딕" w:hAnsi="맑은 고딕" w:hint="eastAsia"/>
          <w:color w:val="000000" w:themeColor="text1"/>
          <w:sz w:val="24"/>
          <w:lang w:eastAsia="ko-KR"/>
        </w:rPr>
        <w:t>할 수 있</w:t>
      </w:r>
      <w:r w:rsidRPr="004B365C">
        <w:rPr>
          <w:rFonts w:ascii="맑은 고딕" w:eastAsia="맑은 고딕" w:hAnsi="맑은 고딕" w:hint="eastAsia"/>
          <w:color w:val="000000" w:themeColor="text1"/>
          <w:sz w:val="24"/>
          <w:lang w:eastAsia="ko-KR"/>
        </w:rPr>
        <w:t>다</w:t>
      </w:r>
      <w:r w:rsidRPr="004B365C">
        <w:rPr>
          <w:rFonts w:ascii="맑은 고딕" w:eastAsia="맑은 고딕" w:hAnsi="맑은 고딕"/>
          <w:color w:val="000000" w:themeColor="text1"/>
          <w:sz w:val="24"/>
          <w:lang w:eastAsia="ko-KR"/>
        </w:rPr>
        <w:t>.</w:t>
      </w:r>
    </w:p>
    <w:p w:rsid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외관을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w:t>
      </w:r>
      <w:r w:rsidR="00AB0EFE">
        <w:rPr>
          <w:rFonts w:ascii="맑은 고딕" w:eastAsia="맑은 고딕" w:hAnsi="맑은 고딕" w:hint="eastAsia"/>
          <w:color w:val="000000" w:themeColor="text1"/>
          <w:sz w:val="24"/>
          <w:lang w:eastAsia="ko-KR"/>
        </w:rPr>
        <w:t>할 수 있</w:t>
      </w:r>
      <w:r w:rsidR="004B365C" w:rsidRPr="004B365C">
        <w:rPr>
          <w:rFonts w:ascii="맑은 고딕" w:eastAsia="맑은 고딕" w:hAnsi="맑은 고딕" w:hint="eastAsia"/>
          <w:color w:val="000000" w:themeColor="text1"/>
          <w:sz w:val="24"/>
          <w:lang w:eastAsia="ko-KR"/>
        </w:rPr>
        <w:t>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도시된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바와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같이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각종</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전자부품들을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수용하는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내부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공간을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마련하는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6C3241" w:rsidRDefault="00E54FB6" w:rsidP="008B4C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D93D03">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자이로 센서(112)</w:t>
      </w:r>
      <w:r w:rsidR="00D93D03">
        <w:rPr>
          <w:rFonts w:ascii="맑은 고딕" w:eastAsia="맑은 고딕" w:hAnsi="맑은 고딕" w:hint="eastAsia"/>
          <w:color w:val="000000" w:themeColor="text1"/>
          <w:sz w:val="24"/>
          <w:lang w:eastAsia="ko-KR"/>
        </w:rPr>
        <w:t xml:space="preserve">를 이용하여 </w:t>
      </w:r>
      <w:r>
        <w:rPr>
          <w:rFonts w:ascii="맑은 고딕" w:eastAsia="맑은 고딕" w:hAnsi="맑은 고딕" w:hint="eastAsia"/>
          <w:color w:val="000000" w:themeColor="text1"/>
          <w:sz w:val="24"/>
          <w:lang w:eastAsia="ko-KR"/>
        </w:rPr>
        <w:t>전완부(221)</w:t>
      </w:r>
      <w:r w:rsidR="00D93D03">
        <w:rPr>
          <w:rFonts w:ascii="맑은 고딕" w:eastAsia="맑은 고딕" w:hAnsi="맑은 고딕" w:hint="eastAsia"/>
          <w:color w:val="000000" w:themeColor="text1"/>
          <w:sz w:val="24"/>
          <w:lang w:eastAsia="ko-KR"/>
        </w:rPr>
        <w:t>의 움직임을 감지하고 감지된 움직임 데이터를 획득할 수 있다.</w:t>
      </w:r>
      <w:r w:rsidR="00D93D03">
        <w:rPr>
          <w:rFonts w:ascii="맑은 고딕" w:eastAsia="맑은 고딕" w:hAnsi="맑은 고딕"/>
          <w:color w:val="000000" w:themeColor="text1"/>
          <w:sz w:val="24"/>
          <w:lang w:eastAsia="ko-KR"/>
        </w:rPr>
        <w:t xml:space="preserve"> </w:t>
      </w:r>
      <w:r w:rsidR="00D93D03">
        <w:rPr>
          <w:rFonts w:ascii="맑은 고딕" w:eastAsia="맑은 고딕" w:hAnsi="맑은 고딕" w:hint="eastAsia"/>
          <w:color w:val="000000" w:themeColor="text1"/>
          <w:sz w:val="24"/>
          <w:lang w:eastAsia="ko-KR"/>
        </w:rPr>
        <w:t xml:space="preserve">또한 </w:t>
      </w:r>
      <w:r>
        <w:rPr>
          <w:rFonts w:ascii="맑은 고딕" w:eastAsia="맑은 고딕" w:hAnsi="맑은 고딕" w:hint="eastAsia"/>
          <w:color w:val="000000" w:themeColor="text1"/>
          <w:sz w:val="24"/>
          <w:lang w:eastAsia="ko-KR"/>
        </w:rPr>
        <w:t>거리측정 센서(111)</w:t>
      </w:r>
      <w:r w:rsidR="00D93D03">
        <w:rPr>
          <w:rFonts w:ascii="맑은 고딕" w:eastAsia="맑은 고딕" w:hAnsi="맑은 고딕" w:hint="eastAsia"/>
          <w:color w:val="000000" w:themeColor="text1"/>
          <w:sz w:val="24"/>
          <w:lang w:eastAsia="ko-KR"/>
        </w:rPr>
        <w:t xml:space="preserve">를 이용하여 </w:t>
      </w:r>
      <w:r>
        <w:rPr>
          <w:rFonts w:ascii="맑은 고딕" w:eastAsia="맑은 고딕" w:hAnsi="맑은 고딕" w:hint="eastAsia"/>
          <w:color w:val="000000" w:themeColor="text1"/>
          <w:sz w:val="24"/>
          <w:lang w:eastAsia="ko-KR"/>
        </w:rPr>
        <w:t>상완부(211)</w:t>
      </w:r>
      <w:r w:rsidR="00D93D03">
        <w:rPr>
          <w:rFonts w:ascii="맑은 고딕" w:eastAsia="맑은 고딕" w:hAnsi="맑은 고딕" w:hint="eastAsia"/>
          <w:color w:val="000000" w:themeColor="text1"/>
          <w:sz w:val="24"/>
          <w:lang w:eastAsia="ko-KR"/>
        </w:rPr>
        <w:t>까지의 거리를 측정하여 측정값을 획득할 수 있다.</w:t>
      </w:r>
      <w:r w:rsidR="00D93D0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D93D03">
        <w:rPr>
          <w:rFonts w:ascii="맑은 고딕" w:eastAsia="맑은 고딕" w:hAnsi="맑은 고딕" w:hint="eastAsia"/>
          <w:color w:val="000000" w:themeColor="text1"/>
          <w:sz w:val="24"/>
          <w:lang w:eastAsia="ko-KR"/>
        </w:rPr>
        <w:t xml:space="preserve"> 움직임 데이터와 </w:t>
      </w:r>
      <w:r>
        <w:rPr>
          <w:rFonts w:ascii="맑은 고딕" w:eastAsia="맑은 고딕" w:hAnsi="맑은 고딕" w:hint="eastAsia"/>
          <w:color w:val="000000" w:themeColor="text1"/>
          <w:sz w:val="24"/>
          <w:lang w:eastAsia="ko-KR"/>
        </w:rPr>
        <w:t>거리측정 센서(111)</w:t>
      </w:r>
      <w:r w:rsidR="00D93D03">
        <w:rPr>
          <w:rFonts w:ascii="맑은 고딕" w:eastAsia="맑은 고딕" w:hAnsi="맑은 고딕" w:hint="eastAsia"/>
          <w:color w:val="000000" w:themeColor="text1"/>
          <w:sz w:val="24"/>
          <w:lang w:eastAsia="ko-KR"/>
        </w:rPr>
        <w:t xml:space="preserve">로부터 </w:t>
      </w:r>
      <w:r>
        <w:rPr>
          <w:rFonts w:ascii="맑은 고딕" w:eastAsia="맑은 고딕" w:hAnsi="맑은 고딕" w:hint="eastAsia"/>
          <w:color w:val="000000" w:themeColor="text1"/>
          <w:sz w:val="24"/>
          <w:lang w:eastAsia="ko-KR"/>
        </w:rPr>
        <w:t>상완부(211)</w:t>
      </w:r>
      <w:r w:rsidR="00D93D03">
        <w:rPr>
          <w:rFonts w:ascii="맑은 고딕" w:eastAsia="맑은 고딕" w:hAnsi="맑은 고딕" w:hint="eastAsia"/>
          <w:color w:val="000000" w:themeColor="text1"/>
          <w:sz w:val="24"/>
          <w:lang w:eastAsia="ko-KR"/>
        </w:rPr>
        <w:t>까지의 거리 데이터</w:t>
      </w:r>
      <w:r w:rsidR="00EA3CAE">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제어부(120)</w:t>
      </w:r>
      <w:r w:rsidR="00EA3CAE">
        <w:rPr>
          <w:rFonts w:ascii="맑은 고딕" w:eastAsia="맑은 고딕" w:hAnsi="맑은 고딕" w:hint="eastAsia"/>
          <w:color w:val="000000" w:themeColor="text1"/>
          <w:sz w:val="24"/>
          <w:lang w:eastAsia="ko-KR"/>
        </w:rPr>
        <w:t xml:space="preserve">로 전송되거나 </w:t>
      </w:r>
      <w:r>
        <w:rPr>
          <w:rFonts w:ascii="맑은 고딕" w:eastAsia="맑은 고딕" w:hAnsi="맑은 고딕" w:hint="eastAsia"/>
          <w:color w:val="000000" w:themeColor="text1"/>
          <w:sz w:val="24"/>
          <w:lang w:eastAsia="ko-KR"/>
        </w:rPr>
        <w:t>통신부(130)</w:t>
      </w:r>
      <w:r w:rsidR="00EA3CAE">
        <w:rPr>
          <w:rFonts w:ascii="맑은 고딕" w:eastAsia="맑은 고딕" w:hAnsi="맑은 고딕" w:hint="eastAsia"/>
          <w:color w:val="000000" w:themeColor="text1"/>
          <w:sz w:val="24"/>
          <w:lang w:eastAsia="ko-KR"/>
        </w:rPr>
        <w:t xml:space="preserve">를 통해 </w:t>
      </w:r>
      <w:r w:rsidR="00BF4C2D">
        <w:rPr>
          <w:rFonts w:ascii="맑은 고딕" w:eastAsia="맑은 고딕" w:hAnsi="맑은 고딕"/>
          <w:color w:val="000000" w:themeColor="text1"/>
          <w:sz w:val="24"/>
          <w:lang w:eastAsia="ko-KR"/>
        </w:rPr>
        <w:t>HMD</w:t>
      </w:r>
      <w:r w:rsidR="00FE414D" w:rsidRPr="002B618D">
        <w:rPr>
          <w:rFonts w:ascii="맑은 고딕" w:eastAsia="맑은 고딕" w:hAnsi="맑은 고딕"/>
          <w:color w:val="000000" w:themeColor="text1"/>
          <w:sz w:val="24"/>
          <w:lang w:eastAsia="ko-KR"/>
        </w:rPr>
        <w:t>(Head Mounted Display)</w:t>
      </w:r>
      <w:r w:rsidR="00FE414D">
        <w:rPr>
          <w:rFonts w:ascii="맑은 고딕" w:eastAsia="맑은 고딕" w:hAnsi="맑은 고딕" w:hint="eastAsia"/>
          <w:color w:val="000000" w:themeColor="text1"/>
          <w:sz w:val="24"/>
          <w:lang w:eastAsia="ko-KR"/>
        </w:rPr>
        <w:t xml:space="preserve"> </w:t>
      </w:r>
      <w:r w:rsidR="00EA3CAE">
        <w:rPr>
          <w:rFonts w:ascii="맑은 고딕" w:eastAsia="맑은 고딕" w:hAnsi="맑은 고딕" w:hint="eastAsia"/>
          <w:color w:val="000000" w:themeColor="text1"/>
          <w:sz w:val="24"/>
          <w:lang w:eastAsia="ko-KR"/>
        </w:rPr>
        <w:t>와 같은 외부기기로 전송될 수 있다</w:t>
      </w:r>
      <w:r w:rsidR="006C3241">
        <w:rPr>
          <w:rFonts w:ascii="맑은 고딕" w:eastAsia="맑은 고딕" w:hAnsi="맑은 고딕" w:hint="eastAsia"/>
          <w:color w:val="000000" w:themeColor="text1"/>
          <w:sz w:val="24"/>
          <w:lang w:eastAsia="ko-KR"/>
        </w:rPr>
        <w:t xml:space="preserve">. </w:t>
      </w:r>
    </w:p>
    <w:p w:rsidR="008B4C6B" w:rsidRDefault="00AB0EFE" w:rsidP="008B4C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또한,</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Pr="00AB0EFE">
        <w:rPr>
          <w:rFonts w:ascii="맑은 고딕" w:eastAsia="맑은 고딕" w:hAnsi="맑은 고딕" w:hint="eastAsia"/>
          <w:color w:val="000000" w:themeColor="text1"/>
          <w:sz w:val="24"/>
          <w:lang w:eastAsia="ko-KR"/>
        </w:rPr>
        <w:t>는</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하나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이상의</w:t>
      </w:r>
      <w:r w:rsidRPr="00AB0EFE">
        <w:rPr>
          <w:rFonts w:ascii="맑은 고딕" w:eastAsia="맑은 고딕" w:hAnsi="맑은 고딕"/>
          <w:color w:val="000000" w:themeColor="text1"/>
          <w:sz w:val="24"/>
          <w:lang w:eastAsia="ko-KR"/>
        </w:rPr>
        <w:t xml:space="preserve"> </w:t>
      </w:r>
      <w:r w:rsidR="00D93D03">
        <w:rPr>
          <w:rFonts w:ascii="맑은 고딕" w:eastAsia="맑은 고딕" w:hAnsi="맑은 고딕" w:hint="eastAsia"/>
          <w:color w:val="000000" w:themeColor="text1"/>
          <w:sz w:val="24"/>
          <w:lang w:eastAsia="ko-KR"/>
        </w:rPr>
        <w:t>센서</w:t>
      </w:r>
      <w:r w:rsidRPr="00AB0EFE">
        <w:rPr>
          <w:rFonts w:ascii="맑은 고딕" w:eastAsia="맑은 고딕" w:hAnsi="맑은 고딕" w:hint="eastAsia"/>
          <w:color w:val="000000" w:themeColor="text1"/>
          <w:sz w:val="24"/>
          <w:lang w:eastAsia="ko-KR"/>
        </w:rPr>
        <w:t>를</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포함하여</w:t>
      </w:r>
      <w:r w:rsidRPr="00AB0EFE">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w:t>
      </w:r>
      <w:r w:rsidRPr="00AB0EFE">
        <w:rPr>
          <w:rFonts w:ascii="맑은 고딕" w:eastAsia="맑은 고딕" w:hAnsi="맑은 고딕" w:hint="eastAsia"/>
          <w:color w:val="000000" w:themeColor="text1"/>
          <w:sz w:val="24"/>
          <w:lang w:eastAsia="ko-KR"/>
        </w:rPr>
        <w:t>로부터</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다양한</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종류의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생체신호를</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감지하는</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역할을</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할</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있다</w:t>
      </w:r>
      <w:r w:rsidRPr="00AB0EFE">
        <w:rPr>
          <w:rFonts w:ascii="맑은 고딕" w:eastAsia="맑은 고딕" w:hAnsi="맑은 고딕"/>
          <w:color w:val="000000" w:themeColor="text1"/>
          <w:sz w:val="24"/>
          <w:lang w:eastAsia="ko-KR"/>
        </w:rPr>
        <w:t>.</w:t>
      </w:r>
    </w:p>
    <w:p w:rsidR="00AB0EFE" w:rsidRDefault="008B4C6B" w:rsidP="00AB0EFE">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센싱부(110)는 일정한 주기로 전완부의 움직임이나 다양한 생체신호를 감지하여 데이터를 획득할 수 있다.</w:t>
      </w:r>
    </w:p>
    <w:p w:rsidR="000C2C3F" w:rsidRDefault="00E54FB6" w:rsidP="00EA3CAE">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제어부(120)</w:t>
      </w:r>
      <w:r w:rsidR="00EA3CAE">
        <w:rPr>
          <w:rFonts w:ascii="맑은 고딕" w:eastAsia="맑은 고딕" w:hAnsi="맑은 고딕" w:hint="eastAsia"/>
          <w:color w:val="000000" w:themeColor="text1"/>
          <w:sz w:val="24"/>
          <w:lang w:eastAsia="ko-KR"/>
        </w:rPr>
        <w:t xml:space="preserve">로 전송된 </w:t>
      </w:r>
      <w:r>
        <w:rPr>
          <w:rFonts w:ascii="맑은 고딕" w:eastAsia="맑은 고딕" w:hAnsi="맑은 고딕" w:hint="eastAsia"/>
          <w:color w:val="000000" w:themeColor="text1"/>
          <w:sz w:val="24"/>
          <w:lang w:eastAsia="ko-KR"/>
        </w:rPr>
        <w:t>전완부(221)</w:t>
      </w:r>
      <w:r w:rsidR="00EA3CAE">
        <w:rPr>
          <w:rFonts w:ascii="맑은 고딕" w:eastAsia="맑은 고딕" w:hAnsi="맑은 고딕" w:hint="eastAsia"/>
          <w:color w:val="000000" w:themeColor="text1"/>
          <w:sz w:val="24"/>
          <w:lang w:eastAsia="ko-KR"/>
        </w:rPr>
        <w:t xml:space="preserve"> 움직임 데이터와 </w:t>
      </w:r>
      <w:r>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 xml:space="preserve">까지의 거리 데이터를 기초로 하여, 팔꿈치 접힘 각도, </w:t>
      </w:r>
      <w:r>
        <w:rPr>
          <w:rFonts w:ascii="맑은 고딕" w:eastAsia="맑은 고딕" w:hAnsi="맑은 고딕" w:hint="eastAsia"/>
          <w:color w:val="000000" w:themeColor="text1"/>
          <w:sz w:val="24"/>
          <w:lang w:eastAsia="ko-KR"/>
        </w:rPr>
        <w:t>전완부(221)</w:t>
      </w:r>
      <w:r w:rsidR="00EA3CAE">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의 절대각도</w:t>
      </w:r>
      <w:r w:rsidR="00B34E8C">
        <w:rPr>
          <w:rFonts w:ascii="맑은 고딕" w:eastAsia="맑은 고딕" w:hAnsi="맑은 고딕" w:hint="eastAsia"/>
          <w:color w:val="000000" w:themeColor="text1"/>
          <w:sz w:val="24"/>
          <w:lang w:eastAsia="ko-KR"/>
        </w:rPr>
        <w:t>를 구하는 프로세스를 수행할 수 있다.</w:t>
      </w:r>
      <w:r w:rsidR="00B34E8C">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 xml:space="preserve">추가로 </w:t>
      </w:r>
      <w:r w:rsidR="00BF4C2D">
        <w:rPr>
          <w:rFonts w:ascii="맑은 고딕" w:eastAsia="맑은 고딕" w:hAnsi="맑은 고딕" w:hint="eastAsia"/>
          <w:color w:val="000000" w:themeColor="text1"/>
          <w:sz w:val="24"/>
          <w:lang w:eastAsia="ko-KR"/>
        </w:rPr>
        <w:t>컨트롤 디바이스(50)</w:t>
      </w:r>
      <w:r w:rsidR="000C2C3F">
        <w:rPr>
          <w:rFonts w:ascii="맑은 고딕" w:eastAsia="맑은 고딕" w:hAnsi="맑은 고딕" w:hint="eastAsia"/>
          <w:color w:val="000000" w:themeColor="text1"/>
          <w:sz w:val="24"/>
          <w:lang w:eastAsia="ko-KR"/>
        </w:rPr>
        <w:t>와 같은 외부기기로부터 수신된 손목의 움직임 데이터를 기초로 하여,</w:t>
      </w:r>
      <w:r w:rsidR="000C2C3F">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손목의 절대각도를 구하는 프로세스도 수행할 수 있다.</w:t>
      </w:r>
      <w:r w:rsidR="00B34E8C">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 xml:space="preserve">손목의 절대 각도는 </w:t>
      </w:r>
      <w:r>
        <w:rPr>
          <w:rFonts w:ascii="맑은 고딕" w:eastAsia="맑은 고딕" w:hAnsi="맑은 고딕" w:hint="eastAsia"/>
          <w:color w:val="000000" w:themeColor="text1"/>
          <w:sz w:val="24"/>
          <w:lang w:eastAsia="ko-KR"/>
        </w:rPr>
        <w:t>제어부(120)</w:t>
      </w:r>
      <w:r w:rsidR="00B34E8C">
        <w:rPr>
          <w:rFonts w:ascii="맑은 고딕" w:eastAsia="맑은 고딕" w:hAnsi="맑은 고딕" w:hint="eastAsia"/>
          <w:color w:val="000000" w:themeColor="text1"/>
          <w:sz w:val="24"/>
          <w:lang w:eastAsia="ko-KR"/>
        </w:rPr>
        <w:t xml:space="preserve">에서 구하지 않고, </w:t>
      </w:r>
      <w:r w:rsidR="00BF4C2D">
        <w:rPr>
          <w:rFonts w:ascii="맑은 고딕" w:eastAsia="맑은 고딕" w:hAnsi="맑은 고딕" w:hint="eastAsia"/>
          <w:color w:val="000000" w:themeColor="text1"/>
          <w:sz w:val="24"/>
          <w:lang w:eastAsia="ko-KR"/>
        </w:rPr>
        <w:t>컨트롤 디바이스(50)</w:t>
      </w:r>
      <w:r w:rsidR="00B34E8C">
        <w:rPr>
          <w:rFonts w:ascii="맑은 고딕" w:eastAsia="맑은 고딕" w:hAnsi="맑은 고딕" w:hint="eastAsia"/>
          <w:color w:val="000000" w:themeColor="text1"/>
          <w:sz w:val="24"/>
          <w:lang w:eastAsia="ko-KR"/>
        </w:rPr>
        <w:t xml:space="preserve">와 같이 손에 휴대할 수 있는 기기로부터 </w:t>
      </w:r>
      <w:r>
        <w:rPr>
          <w:rFonts w:ascii="맑은 고딕" w:eastAsia="맑은 고딕" w:hAnsi="맑은 고딕" w:hint="eastAsia"/>
          <w:color w:val="000000" w:themeColor="text1"/>
          <w:sz w:val="24"/>
          <w:lang w:eastAsia="ko-KR"/>
        </w:rPr>
        <w:t>통신부(130)</w:t>
      </w:r>
      <w:r w:rsidR="00B34E8C">
        <w:rPr>
          <w:rFonts w:ascii="맑은 고딕" w:eastAsia="맑은 고딕" w:hAnsi="맑은 고딕" w:hint="eastAsia"/>
          <w:color w:val="000000" w:themeColor="text1"/>
          <w:sz w:val="24"/>
          <w:lang w:eastAsia="ko-KR"/>
        </w:rPr>
        <w:t>를 통해 수신할 수도 있다.</w:t>
      </w:r>
    </w:p>
    <w:p w:rsidR="00EA3CAE" w:rsidRPr="00AB0EFE" w:rsidRDefault="00E54FB6" w:rsidP="00CB6BD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0C2C3F">
        <w:rPr>
          <w:rFonts w:ascii="맑은 고딕" w:eastAsia="맑은 고딕" w:hAnsi="맑은 고딕" w:hint="eastAsia"/>
          <w:color w:val="000000" w:themeColor="text1"/>
          <w:sz w:val="24"/>
          <w:lang w:eastAsia="ko-KR"/>
        </w:rPr>
        <w:t>는</w:t>
      </w:r>
      <w:r w:rsidR="00B34E8C">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0C2C3F">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0C2C3F">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B34E8C" w:rsidRPr="004A4862">
        <w:rPr>
          <w:rFonts w:ascii="맑은 고딕" w:eastAsia="맑은 고딕" w:hAnsi="맑은 고딕"/>
          <w:color w:val="000000" w:themeColor="text1"/>
          <w:sz w:val="24"/>
          <w:lang w:eastAsia="ko-KR"/>
        </w:rPr>
        <w:t xml:space="preserve"> </w:t>
      </w:r>
      <w:r w:rsidR="00B34E8C" w:rsidRPr="004A4862">
        <w:rPr>
          <w:rFonts w:ascii="맑은 고딕" w:eastAsia="맑은 고딕" w:hAnsi="맑은 고딕" w:hint="eastAsia"/>
          <w:color w:val="000000" w:themeColor="text1"/>
          <w:sz w:val="24"/>
          <w:lang w:eastAsia="ko-KR"/>
        </w:rPr>
        <w:t>길이</w:t>
      </w:r>
      <w:r w:rsidR="000C2C3F">
        <w:rPr>
          <w:rFonts w:ascii="맑은 고딕" w:eastAsia="맑은 고딕" w:hAnsi="맑은 고딕" w:hint="eastAsia"/>
          <w:color w:val="000000" w:themeColor="text1"/>
          <w:sz w:val="24"/>
          <w:lang w:eastAsia="ko-KR"/>
        </w:rPr>
        <w:t xml:space="preserve"> 및</w:t>
      </w:r>
      <w:r w:rsidR="00B34E8C" w:rsidRPr="004A486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B34E8C" w:rsidRPr="004A4862">
        <w:rPr>
          <w:rFonts w:ascii="맑은 고딕" w:eastAsia="맑은 고딕" w:hAnsi="맑은 고딕"/>
          <w:color w:val="000000" w:themeColor="text1"/>
          <w:sz w:val="24"/>
          <w:lang w:eastAsia="ko-KR"/>
        </w:rPr>
        <w:t xml:space="preserve"> </w:t>
      </w:r>
      <w:r w:rsidR="00B34E8C" w:rsidRPr="004A4862">
        <w:rPr>
          <w:rFonts w:ascii="맑은 고딕" w:eastAsia="맑은 고딕" w:hAnsi="맑은 고딕" w:hint="eastAsia"/>
          <w:color w:val="000000" w:themeColor="text1"/>
          <w:sz w:val="24"/>
          <w:lang w:eastAsia="ko-KR"/>
        </w:rPr>
        <w:t>길이</w:t>
      </w:r>
      <w:r w:rsidR="000C2C3F">
        <w:rPr>
          <w:rFonts w:ascii="맑은 고딕" w:eastAsia="맑은 고딕" w:hAnsi="맑은 고딕" w:hint="eastAsia"/>
          <w:color w:val="000000" w:themeColor="text1"/>
          <w:sz w:val="24"/>
          <w:lang w:eastAsia="ko-KR"/>
        </w:rPr>
        <w:t xml:space="preserve">를 기초로 하여, 인간 팔의 </w:t>
      </w:r>
      <w:r>
        <w:rPr>
          <w:rFonts w:ascii="맑은 고딕" w:eastAsia="맑은 고딕" w:hAnsi="맑은 고딕" w:hint="eastAsia"/>
          <w:color w:val="000000" w:themeColor="text1"/>
          <w:sz w:val="24"/>
          <w:lang w:eastAsia="ko-KR"/>
        </w:rPr>
        <w:t>어깨 위치(210)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위치(220)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sidR="000C2C3F">
        <w:rPr>
          <w:rFonts w:ascii="맑은 고딕" w:eastAsia="맑은 고딕" w:hAnsi="맑은 고딕" w:hint="eastAsia"/>
          <w:iCs/>
          <w:color w:val="000000" w:themeColor="text1"/>
          <w:sz w:val="24"/>
          <w:lang w:eastAsia="ko-KR"/>
        </w:rPr>
        <w:t>를 구할 수 있다.</w:t>
      </w:r>
      <w:r w:rsidR="000C2C3F">
        <w:rPr>
          <w:rFonts w:ascii="맑은 고딕" w:eastAsia="맑은 고딕" w:hAnsi="맑은 고딕"/>
          <w:iCs/>
          <w:color w:val="000000" w:themeColor="text1"/>
          <w:sz w:val="24"/>
          <w:lang w:eastAsia="ko-KR"/>
        </w:rPr>
        <w:t xml:space="preserve"> </w:t>
      </w:r>
      <w:r w:rsidR="000C2C3F">
        <w:rPr>
          <w:rFonts w:ascii="맑은 고딕" w:eastAsia="맑은 고딕" w:hAnsi="맑은 고딕" w:hint="eastAsia"/>
          <w:color w:val="000000" w:themeColor="text1"/>
          <w:sz w:val="24"/>
          <w:lang w:eastAsia="ko-KR"/>
        </w:rPr>
        <w:t xml:space="preserve">인간 팔의 </w:t>
      </w:r>
      <w:r>
        <w:rPr>
          <w:rFonts w:ascii="맑은 고딕" w:eastAsia="맑은 고딕" w:hAnsi="맑은 고딕" w:hint="eastAsia"/>
          <w:color w:val="000000" w:themeColor="text1"/>
          <w:sz w:val="24"/>
          <w:lang w:eastAsia="ko-KR"/>
        </w:rPr>
        <w:t>어깨 위치(210)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위치(220)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sidR="000C2C3F">
        <w:rPr>
          <w:rFonts w:ascii="맑은 고딕" w:eastAsia="맑은 고딕" w:hAnsi="맑은 고딕" w:hint="eastAsia"/>
          <w:color w:val="000000" w:themeColor="text1"/>
          <w:sz w:val="24"/>
          <w:lang w:eastAsia="ko-KR"/>
        </w:rPr>
        <w:t xml:space="preserve"> 데이터는 </w:t>
      </w:r>
      <w:r>
        <w:rPr>
          <w:rFonts w:ascii="맑은 고딕" w:eastAsia="맑은 고딕" w:hAnsi="맑은 고딕" w:hint="eastAsia"/>
          <w:color w:val="000000" w:themeColor="text1"/>
          <w:sz w:val="24"/>
          <w:lang w:eastAsia="ko-KR"/>
        </w:rPr>
        <w:t>통신부(130)</w:t>
      </w:r>
      <w:r w:rsidR="000C2C3F">
        <w:rPr>
          <w:rFonts w:ascii="맑은 고딕" w:eastAsia="맑은 고딕" w:hAnsi="맑은 고딕" w:hint="eastAsia"/>
          <w:color w:val="000000" w:themeColor="text1"/>
          <w:sz w:val="24"/>
          <w:lang w:eastAsia="ko-KR"/>
        </w:rPr>
        <w:t xml:space="preserve">를 통해 </w:t>
      </w:r>
      <w:r w:rsidR="00BF4C2D">
        <w:rPr>
          <w:rFonts w:ascii="맑은 고딕" w:eastAsia="맑은 고딕" w:hAnsi="맑은 고딕"/>
          <w:color w:val="000000" w:themeColor="text1"/>
          <w:sz w:val="24"/>
          <w:lang w:eastAsia="ko-KR"/>
        </w:rPr>
        <w:t>HMD</w:t>
      </w:r>
      <w:r w:rsidR="000C2C3F">
        <w:rPr>
          <w:rFonts w:ascii="맑은 고딕" w:eastAsia="맑은 고딕" w:hAnsi="맑은 고딕" w:hint="eastAsia"/>
          <w:color w:val="000000" w:themeColor="text1"/>
          <w:sz w:val="24"/>
          <w:lang w:eastAsia="ko-KR"/>
        </w:rPr>
        <w:t xml:space="preserve">나 </w:t>
      </w:r>
      <w:r w:rsidR="000C2C3F">
        <w:rPr>
          <w:rFonts w:ascii="맑은 고딕" w:eastAsia="맑은 고딕" w:hAnsi="맑은 고딕"/>
          <w:color w:val="000000" w:themeColor="text1"/>
          <w:sz w:val="24"/>
          <w:lang w:eastAsia="ko-KR"/>
        </w:rPr>
        <w:t>TV</w:t>
      </w:r>
      <w:r w:rsidR="000C2C3F">
        <w:rPr>
          <w:rFonts w:ascii="맑은 고딕" w:eastAsia="맑은 고딕" w:hAnsi="맑은 고딕" w:hint="eastAsia"/>
          <w:color w:val="000000" w:themeColor="text1"/>
          <w:sz w:val="24"/>
          <w:lang w:eastAsia="ko-KR"/>
        </w:rPr>
        <w:t xml:space="preserve">와 같은 </w:t>
      </w:r>
      <w:r>
        <w:rPr>
          <w:rFonts w:ascii="맑은 고딕" w:eastAsia="맑은 고딕" w:hAnsi="맑은 고딕" w:hint="eastAsia"/>
          <w:color w:val="000000" w:themeColor="text1"/>
          <w:sz w:val="24"/>
          <w:lang w:eastAsia="ko-KR"/>
        </w:rPr>
        <w:t>디스플레이부(161)</w:t>
      </w:r>
      <w:r w:rsidR="000C2C3F">
        <w:rPr>
          <w:rFonts w:ascii="맑은 고딕" w:eastAsia="맑은 고딕" w:hAnsi="맑은 고딕" w:hint="eastAsia"/>
          <w:color w:val="000000" w:themeColor="text1"/>
          <w:sz w:val="24"/>
          <w:lang w:eastAsia="ko-KR"/>
        </w:rPr>
        <w:t>가 있는 장치로 전송될 수 있다.</w:t>
      </w:r>
      <w:r w:rsidR="000C2C3F">
        <w:rPr>
          <w:rFonts w:ascii="맑은 고딕" w:eastAsia="맑은 고딕" w:hAnsi="맑은 고딕"/>
          <w:color w:val="000000" w:themeColor="text1"/>
          <w:sz w:val="24"/>
          <w:lang w:eastAsia="ko-KR"/>
        </w:rPr>
        <w:t xml:space="preserve"> </w:t>
      </w:r>
      <w:r w:rsidR="000C2C3F">
        <w:rPr>
          <w:rFonts w:ascii="맑은 고딕" w:eastAsia="맑은 고딕" w:hAnsi="맑은 고딕" w:hint="eastAsia"/>
          <w:iCs/>
          <w:color w:val="000000" w:themeColor="text1"/>
          <w:sz w:val="24"/>
          <w:lang w:eastAsia="ko-KR"/>
        </w:rPr>
        <w:t xml:space="preserve">또한 </w:t>
      </w:r>
      <w:r>
        <w:rPr>
          <w:rFonts w:ascii="맑은 고딕" w:eastAsia="맑은 고딕" w:hAnsi="맑은 고딕" w:hint="eastAsia"/>
          <w:iCs/>
          <w:color w:val="000000" w:themeColor="text1"/>
          <w:sz w:val="24"/>
          <w:lang w:eastAsia="ko-KR"/>
        </w:rPr>
        <w:t>상완부(211)</w:t>
      </w:r>
      <w:r w:rsidR="000C2C3F">
        <w:rPr>
          <w:rFonts w:ascii="맑은 고딕" w:eastAsia="맑은 고딕" w:hAnsi="맑은 고딕" w:hint="eastAsia"/>
          <w:iCs/>
          <w:color w:val="000000" w:themeColor="text1"/>
          <w:sz w:val="24"/>
          <w:lang w:eastAsia="ko-KR"/>
        </w:rPr>
        <w:t xml:space="preserve">의 절대각도와 손목의 절대각도를 기초로 하여 </w:t>
      </w:r>
      <w:r>
        <w:rPr>
          <w:rFonts w:ascii="맑은 고딕" w:eastAsia="맑은 고딕" w:hAnsi="맑은 고딕" w:hint="eastAsia"/>
          <w:iCs/>
          <w:color w:val="000000" w:themeColor="text1"/>
          <w:sz w:val="24"/>
          <w:lang w:eastAsia="ko-KR"/>
        </w:rPr>
        <w:t>손의 중심 위치(240)</w:t>
      </w:r>
      <w:r w:rsidR="000C2C3F">
        <w:rPr>
          <w:rFonts w:ascii="맑은 고딕" w:eastAsia="맑은 고딕" w:hAnsi="맑은 고딕" w:hint="eastAsia"/>
          <w:iCs/>
          <w:color w:val="000000" w:themeColor="text1"/>
          <w:sz w:val="24"/>
          <w:lang w:eastAsia="ko-KR"/>
        </w:rPr>
        <w:t>를 구할 수 있다.</w:t>
      </w:r>
      <w:r w:rsidR="00CB6BD3">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손의 중심 위치(240)</w:t>
      </w:r>
      <w:r w:rsidR="00CB6BD3" w:rsidRPr="00CB6BD3">
        <w:rPr>
          <w:rFonts w:ascii="맑은 고딕" w:eastAsia="맑은 고딕" w:hAnsi="맑은 고딕" w:hint="eastAsia"/>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데이터는 </w:t>
      </w:r>
      <w:r>
        <w:rPr>
          <w:rFonts w:ascii="맑은 고딕" w:eastAsia="맑은 고딕" w:hAnsi="맑은 고딕" w:hint="eastAsia"/>
          <w:color w:val="000000" w:themeColor="text1"/>
          <w:sz w:val="24"/>
          <w:lang w:eastAsia="ko-KR"/>
        </w:rPr>
        <w:t>통신부(130)</w:t>
      </w:r>
      <w:r w:rsidR="00CB6BD3">
        <w:rPr>
          <w:rFonts w:ascii="맑은 고딕" w:eastAsia="맑은 고딕" w:hAnsi="맑은 고딕" w:hint="eastAsia"/>
          <w:color w:val="000000" w:themeColor="text1"/>
          <w:sz w:val="24"/>
          <w:lang w:eastAsia="ko-KR"/>
        </w:rPr>
        <w:t xml:space="preserve">를 통해 </w:t>
      </w:r>
      <w:r w:rsidR="00BF4C2D">
        <w:rPr>
          <w:rFonts w:ascii="맑은 고딕" w:eastAsia="맑은 고딕" w:hAnsi="맑은 고딕"/>
          <w:color w:val="000000" w:themeColor="text1"/>
          <w:sz w:val="24"/>
          <w:lang w:eastAsia="ko-KR"/>
        </w:rPr>
        <w:t>HMD</w:t>
      </w:r>
      <w:r w:rsidR="00CB6BD3">
        <w:rPr>
          <w:rFonts w:ascii="맑은 고딕" w:eastAsia="맑은 고딕" w:hAnsi="맑은 고딕" w:hint="eastAsia"/>
          <w:color w:val="000000" w:themeColor="text1"/>
          <w:sz w:val="24"/>
          <w:lang w:eastAsia="ko-KR"/>
        </w:rPr>
        <w:t xml:space="preserve">나 </w:t>
      </w:r>
      <w:r w:rsidR="00CB6BD3">
        <w:rPr>
          <w:rFonts w:ascii="맑은 고딕" w:eastAsia="맑은 고딕" w:hAnsi="맑은 고딕"/>
          <w:color w:val="000000" w:themeColor="text1"/>
          <w:sz w:val="24"/>
          <w:lang w:eastAsia="ko-KR"/>
        </w:rPr>
        <w:t>TV</w:t>
      </w:r>
      <w:r w:rsidR="00CB6BD3">
        <w:rPr>
          <w:rFonts w:ascii="맑은 고딕" w:eastAsia="맑은 고딕" w:hAnsi="맑은 고딕" w:hint="eastAsia"/>
          <w:color w:val="000000" w:themeColor="text1"/>
          <w:sz w:val="24"/>
          <w:lang w:eastAsia="ko-KR"/>
        </w:rPr>
        <w:t xml:space="preserve">와 같은 </w:t>
      </w:r>
      <w:r>
        <w:rPr>
          <w:rFonts w:ascii="맑은 고딕" w:eastAsia="맑은 고딕" w:hAnsi="맑은 고딕" w:hint="eastAsia"/>
          <w:color w:val="000000" w:themeColor="text1"/>
          <w:sz w:val="24"/>
          <w:lang w:eastAsia="ko-KR"/>
        </w:rPr>
        <w:t>디스플레이부(161)</w:t>
      </w:r>
      <w:r w:rsidR="00CB6BD3">
        <w:rPr>
          <w:rFonts w:ascii="맑은 고딕" w:eastAsia="맑은 고딕" w:hAnsi="맑은 고딕" w:hint="eastAsia"/>
          <w:color w:val="000000" w:themeColor="text1"/>
          <w:sz w:val="24"/>
          <w:lang w:eastAsia="ko-KR"/>
        </w:rPr>
        <w:t>가 있는 장치로 전송될 수 있다.</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무선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통신이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가능하도록</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통신부(130)</w:t>
      </w:r>
      <w:r w:rsidR="00A519C9">
        <w:rPr>
          <w:rFonts w:ascii="맑은 고딕" w:eastAsia="맑은 고딕" w:hAnsi="맑은 고딕" w:hint="eastAsia"/>
          <w:color w:val="000000" w:themeColor="text1"/>
          <w:sz w:val="24"/>
          <w:lang w:eastAsia="ko-KR"/>
        </w:rPr>
        <w:t>를 포함할 수 있으며</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무선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통신을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위한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설치될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한편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케이스를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이용하여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성능을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예를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들어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도전성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재질을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케이스가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전기적으로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방사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확장시키도록</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4B365C" w:rsidRP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본체(310)</w:t>
      </w:r>
      <w:r w:rsidR="004B365C" w:rsidRPr="004B365C">
        <w:rPr>
          <w:rFonts w:ascii="맑은 고딕" w:eastAsia="맑은 고딕" w:hAnsi="맑은 고딕" w:hint="eastAsia"/>
          <w:color w:val="000000" w:themeColor="text1"/>
          <w:sz w:val="24"/>
          <w:lang w:eastAsia="ko-KR"/>
        </w:rPr>
        <w:t>의</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일</w:t>
      </w:r>
      <w:r w:rsidR="004B365C" w:rsidRPr="004B365C">
        <w:rPr>
          <w:rFonts w:ascii="맑은 고딕" w:eastAsia="맑은 고딕" w:hAnsi="맑은 고딕" w:hint="eastAsia"/>
          <w:color w:val="000000" w:themeColor="text1"/>
          <w:sz w:val="24"/>
          <w:lang w:eastAsia="ko-KR"/>
        </w:rPr>
        <w:t>면에는</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배치되어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정보를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출력할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터치센서가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스크린으로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저장부(140)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전원부(150)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출력부(160)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 입력부(170)</w:t>
      </w:r>
      <w:r w:rsidR="00A519C9">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A519C9">
        <w:rPr>
          <w:rFonts w:ascii="맑은 고딕" w:eastAsia="맑은 고딕" w:hAnsi="맑은 고딕" w:hint="eastAsia"/>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등</w:t>
      </w:r>
      <w:r w:rsidR="00CB6BD3">
        <w:rPr>
          <w:rFonts w:ascii="맑은 고딕" w:eastAsia="맑은 고딕" w:hAnsi="맑은 고딕" w:hint="eastAsia"/>
          <w:color w:val="000000" w:themeColor="text1"/>
          <w:sz w:val="24"/>
          <w:lang w:eastAsia="ko-KR"/>
        </w:rPr>
        <w:t>이 추가로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스크린으로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경우</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 입력부(170)</w:t>
      </w:r>
      <w:r w:rsidR="004B365C" w:rsidRPr="004B365C">
        <w:rPr>
          <w:rFonts w:ascii="맑은 고딕" w:eastAsia="맑은 고딕" w:hAnsi="맑은 고딕" w:hint="eastAsia"/>
          <w:color w:val="000000" w:themeColor="text1"/>
          <w:sz w:val="24"/>
          <w:lang w:eastAsia="ko-KR"/>
        </w:rPr>
        <w:t>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기능할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이에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따라</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별도의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키가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구비되지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않을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BF4C2D"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팔뚝</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착용되어</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팔뚝</w:t>
      </w:r>
      <w:r w:rsidR="004B365C" w:rsidRPr="004B365C">
        <w:rPr>
          <w:rFonts w:ascii="맑은 고딕" w:eastAsia="맑은 고딕" w:hAnsi="맑은 고딕" w:hint="eastAsia"/>
          <w:color w:val="000000" w:themeColor="text1"/>
          <w:sz w:val="24"/>
          <w:lang w:eastAsia="ko-KR"/>
        </w:rPr>
        <w:t>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감싸도록</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이루어지며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착용이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용이하도록</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플렉서블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그러한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예로서</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가죽</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고무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실리콘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합성수지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등으로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또한</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착탈</w:t>
      </w:r>
      <w:r w:rsidR="00CB6BD3">
        <w:rPr>
          <w:rFonts w:ascii="맑은 고딕" w:eastAsia="맑은 고딕" w:hAnsi="맑은 고딕" w:hint="eastAsia"/>
          <w:color w:val="000000" w:themeColor="text1"/>
          <w:sz w:val="24"/>
          <w:lang w:eastAsia="ko-KR"/>
        </w:rPr>
        <w:t>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가능하게</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구성되어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사용자가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취향에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따라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다양한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형태의</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교체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가능하게</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한편</w:t>
      </w:r>
      <w:r w:rsidRPr="004B365C">
        <w:rPr>
          <w:rFonts w:ascii="맑은 고딕" w:eastAsia="맑은 고딕" w:hAnsi="맑은 고딕"/>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성능을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데에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이용될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예를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들어</w:t>
      </w:r>
      <w:r w:rsidRPr="004B365C">
        <w:rPr>
          <w:rFonts w:ascii="맑은 고딕" w:eastAsia="맑은 고딕" w:hAnsi="맑은 고딕"/>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전기적으로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w:t>
      </w:r>
      <w:r w:rsidR="00D220C2">
        <w:rPr>
          <w:rFonts w:ascii="맑은 고딕" w:eastAsia="맑은 고딕" w:hAnsi="맑은 고딕" w:hint="eastAsia"/>
          <w:color w:val="000000" w:themeColor="text1"/>
          <w:sz w:val="24"/>
          <w:lang w:eastAsia="ko-KR"/>
        </w:rPr>
        <w:t xml:space="preserve"> 영역이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내장될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FE7885" w:rsidRDefault="00BF4C2D"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패</w:t>
      </w:r>
      <w:r w:rsidR="004B365C" w:rsidRPr="004B365C">
        <w:rPr>
          <w:rFonts w:ascii="맑은 고딕" w:eastAsia="맑은 고딕" w:hAnsi="맑은 고딕" w:hint="eastAsia"/>
          <w:color w:val="000000" w:themeColor="text1"/>
          <w:sz w:val="24"/>
          <w:lang w:eastAsia="ko-KR"/>
        </w:rPr>
        <w:t>스너</w:t>
      </w:r>
      <w:r w:rsidR="004B365C" w:rsidRPr="004B365C">
        <w:rPr>
          <w:rFonts w:ascii="맑은 고딕" w:eastAsia="맑은 고딕" w:hAnsi="맑은 고딕"/>
          <w:color w:val="000000" w:themeColor="text1"/>
          <w:sz w:val="24"/>
          <w:lang w:eastAsia="ko-KR"/>
        </w:rPr>
        <w:t>(</w:t>
      </w:r>
      <w:r w:rsidR="00D220C2">
        <w:rPr>
          <w:rFonts w:ascii="맑은 고딕" w:eastAsia="맑은 고딕" w:hAnsi="맑은 고딕"/>
          <w:color w:val="000000" w:themeColor="text1"/>
          <w:sz w:val="24"/>
          <w:lang w:eastAsia="ko-KR"/>
        </w:rPr>
        <w:t xml:space="preserve">Fastener, </w:t>
      </w:r>
      <w:r w:rsidR="00D220C2">
        <w:rPr>
          <w:rFonts w:ascii="맑은 고딕" w:eastAsia="맑은 고딕" w:hAnsi="맑은 고딕" w:hint="eastAsia"/>
          <w:color w:val="000000" w:themeColor="text1"/>
          <w:sz w:val="24"/>
          <w:lang w:eastAsia="ko-KR"/>
        </w:rPr>
        <w:t>미도시</w:t>
      </w:r>
      <w:r w:rsidR="004B365C" w:rsidRPr="004B365C">
        <w:rPr>
          <w:rFonts w:ascii="맑은 고딕" w:eastAsia="맑은 고딕" w:hAnsi="맑은 고딕"/>
          <w:color w:val="000000" w:themeColor="text1"/>
          <w:sz w:val="24"/>
          <w:lang w:eastAsia="ko-KR"/>
        </w:rPr>
        <w:t>)</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패</w:t>
      </w:r>
      <w:r w:rsidR="004B365C" w:rsidRPr="004B365C">
        <w:rPr>
          <w:rFonts w:ascii="맑은 고딕" w:eastAsia="맑은 고딕" w:hAnsi="맑은 고딕" w:hint="eastAsia"/>
          <w:color w:val="000000" w:themeColor="text1"/>
          <w:sz w:val="24"/>
          <w:lang w:eastAsia="ko-KR"/>
        </w:rPr>
        <w:t>스너는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버클</w:t>
      </w:r>
      <w:r w:rsidR="004B365C" w:rsidRPr="004B365C">
        <w:rPr>
          <w:rFonts w:ascii="맑은 고딕" w:eastAsia="맑은 고딕" w:hAnsi="맑은 고딕"/>
          <w:color w:val="000000" w:themeColor="text1"/>
          <w:sz w:val="24"/>
          <w:lang w:eastAsia="ko-KR"/>
        </w:rPr>
        <w:t xml:space="preserve">(buckle), </w:t>
      </w:r>
      <w:r w:rsidR="004B365C" w:rsidRPr="004B365C">
        <w:rPr>
          <w:rFonts w:ascii="맑은 고딕" w:eastAsia="맑은 고딕" w:hAnsi="맑은 고딕" w:hint="eastAsia"/>
          <w:color w:val="000000" w:themeColor="text1"/>
          <w:sz w:val="24"/>
          <w:lang w:eastAsia="ko-KR"/>
        </w:rPr>
        <w:t>스냅핏</w:t>
      </w:r>
      <w:r w:rsidR="004B365C" w:rsidRPr="004B365C">
        <w:rPr>
          <w:rFonts w:ascii="맑은 고딕" w:eastAsia="맑은 고딕" w:hAnsi="맑은 고딕"/>
          <w:color w:val="000000" w:themeColor="text1"/>
          <w:sz w:val="24"/>
          <w:lang w:eastAsia="ko-KR"/>
        </w:rPr>
        <w:t>(snap-fit)</w:t>
      </w:r>
      <w:r w:rsidR="004B365C" w:rsidRPr="004B365C">
        <w:rPr>
          <w:rFonts w:ascii="맑은 고딕" w:eastAsia="맑은 고딕" w:hAnsi="맑은 고딕" w:hint="eastAsia"/>
          <w:color w:val="000000" w:themeColor="text1"/>
          <w:sz w:val="24"/>
          <w:lang w:eastAsia="ko-KR"/>
        </w:rPr>
        <w:t>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후크</w:t>
      </w:r>
      <w:r w:rsidR="004B365C" w:rsidRPr="004B365C">
        <w:rPr>
          <w:rFonts w:ascii="맑은 고딕" w:eastAsia="맑은 고딕" w:hAnsi="맑은 고딕"/>
          <w:color w:val="000000" w:themeColor="text1"/>
          <w:sz w:val="24"/>
          <w:lang w:eastAsia="ko-KR"/>
        </w:rPr>
        <w:t xml:space="preserve">(hook) </w:t>
      </w:r>
      <w:r w:rsidR="004B365C" w:rsidRPr="004B365C">
        <w:rPr>
          <w:rFonts w:ascii="맑은 고딕" w:eastAsia="맑은 고딕" w:hAnsi="맑은 고딕" w:hint="eastAsia"/>
          <w:color w:val="000000" w:themeColor="text1"/>
          <w:sz w:val="24"/>
          <w:lang w:eastAsia="ko-KR"/>
        </w:rPr>
        <w:t>구조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벨크로</w:t>
      </w:r>
      <w:r w:rsidR="004B365C" w:rsidRPr="004B365C">
        <w:rPr>
          <w:rFonts w:ascii="맑은 고딕" w:eastAsia="맑은 고딕" w:hAnsi="맑은 고딕"/>
          <w:color w:val="000000" w:themeColor="text1"/>
          <w:sz w:val="24"/>
          <w:lang w:eastAsia="ko-KR"/>
        </w:rPr>
        <w:t xml:space="preserve">(velcro) </w:t>
      </w:r>
      <w:r w:rsidR="004B365C" w:rsidRPr="004B365C">
        <w:rPr>
          <w:rFonts w:ascii="맑은 고딕" w:eastAsia="맑은 고딕" w:hAnsi="맑은 고딕" w:hint="eastAsia"/>
          <w:color w:val="000000" w:themeColor="text1"/>
          <w:sz w:val="24"/>
          <w:lang w:eastAsia="ko-KR"/>
        </w:rPr>
        <w:t>등에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의하여</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신축성이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D220C2">
        <w:rPr>
          <w:rFonts w:ascii="맑은 고딕" w:eastAsia="맑은 고딕" w:hAnsi="맑은 고딕"/>
          <w:color w:val="000000" w:themeColor="text1"/>
          <w:sz w:val="24"/>
          <w:lang w:eastAsia="ko-KR"/>
        </w:rPr>
        <w:t>.</w:t>
      </w:r>
    </w:p>
    <w:p w:rsidR="00F07552" w:rsidRDefault="00F07552" w:rsidP="00F0755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sidR="00A519C9">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 xml:space="preserve">는 본 발명의 일 실시예에 따른 </w:t>
      </w:r>
      <w:r w:rsidR="00E54FB6">
        <w:rPr>
          <w:rFonts w:ascii="맑은 고딕" w:eastAsia="맑은 고딕" w:hAnsi="맑은 고딕" w:hint="eastAsia"/>
          <w:color w:val="000000" w:themeColor="text1"/>
          <w:sz w:val="24"/>
          <w:lang w:eastAsia="ko-KR"/>
        </w:rPr>
        <w:t>동작인식 디바이스(10)</w:t>
      </w:r>
      <w:r w:rsidR="00697538">
        <w:rPr>
          <w:rFonts w:ascii="맑은 고딕" w:eastAsia="맑은 고딕" w:hAnsi="맑은 고딕" w:hint="eastAsia"/>
          <w:color w:val="000000" w:themeColor="text1"/>
          <w:sz w:val="24"/>
          <w:lang w:eastAsia="ko-KR"/>
        </w:rPr>
        <w:t>의 동작</w:t>
      </w:r>
      <w:r w:rsidR="00B876DC">
        <w:rPr>
          <w:rFonts w:ascii="맑은 고딕" w:eastAsia="맑은 고딕" w:hAnsi="맑은 고딕" w:hint="eastAsia"/>
          <w:color w:val="000000" w:themeColor="text1"/>
          <w:sz w:val="24"/>
          <w:lang w:eastAsia="ko-KR"/>
        </w:rPr>
        <w:t xml:space="preserve"> </w:t>
      </w:r>
      <w:r w:rsidR="00697538">
        <w:rPr>
          <w:rFonts w:ascii="맑은 고딕" w:eastAsia="맑은 고딕" w:hAnsi="맑은 고딕" w:hint="eastAsia"/>
          <w:color w:val="000000" w:themeColor="text1"/>
          <w:sz w:val="24"/>
          <w:lang w:eastAsia="ko-KR"/>
        </w:rPr>
        <w:t>방법을 설명하기 위한 도면</w:t>
      </w:r>
      <w:r>
        <w:rPr>
          <w:rFonts w:ascii="맑은 고딕" w:eastAsia="맑은 고딕" w:hAnsi="맑은 고딕" w:hint="eastAsia"/>
          <w:color w:val="000000" w:themeColor="text1"/>
          <w:sz w:val="24"/>
          <w:lang w:eastAsia="ko-KR"/>
        </w:rPr>
        <w:t>이다.</w:t>
      </w:r>
    </w:p>
    <w:p w:rsidR="00F07552" w:rsidRDefault="00557327"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lastRenderedPageBreak/>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동작</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사이의 거리를 측정하는 단계(</w:t>
      </w:r>
      <w:r>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6F5C54">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6F5C54">
        <w:rPr>
          <w:rFonts w:ascii="맑은 고딕" w:eastAsia="맑은 고딕" w:hAnsi="맑은 고딕" w:hint="eastAsia"/>
          <w:color w:val="000000" w:themeColor="text1"/>
          <w:sz w:val="24"/>
          <w:lang w:eastAsia="ko-KR"/>
        </w:rPr>
        <w:t xml:space="preserve"> 사이의 거리</w:t>
      </w:r>
      <w:r w:rsidR="00EA3CAE">
        <w:rPr>
          <w:rFonts w:ascii="맑은 고딕" w:eastAsia="맑은 고딕" w:hAnsi="맑은 고딕" w:hint="eastAsia"/>
          <w:color w:val="000000" w:themeColor="text1"/>
          <w:sz w:val="24"/>
          <w:lang w:eastAsia="ko-KR"/>
        </w:rPr>
        <w:t xml:space="preserve"> 데이터를</w:t>
      </w:r>
      <w:r w:rsidR="006F5C54">
        <w:rPr>
          <w:rFonts w:ascii="맑은 고딕" w:eastAsia="맑은 고딕" w:hAnsi="맑은 고딕" w:hint="eastAsia"/>
          <w:color w:val="000000" w:themeColor="text1"/>
          <w:sz w:val="24"/>
          <w:lang w:eastAsia="ko-KR"/>
        </w:rPr>
        <w:t xml:space="preserve"> 이용하여 팔꿈치의 접힘 각도를 획득하는 단계(</w:t>
      </w:r>
      <w:r w:rsidR="006F5C54">
        <w:rPr>
          <w:rFonts w:ascii="맑은 고딕" w:eastAsia="맑은 고딕" w:hAnsi="맑은 고딕"/>
          <w:color w:val="000000" w:themeColor="text1"/>
          <w:sz w:val="24"/>
          <w:lang w:eastAsia="ko-KR"/>
        </w:rPr>
        <w:t>S430),</w:t>
      </w:r>
      <w:r w:rsidR="006F5C54"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움직임</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이용하여</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움직임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데이터</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006F5C54">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0)</w:t>
      </w:r>
      <w:r>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 데이터 및 팔꿈치 접</w:t>
      </w:r>
      <w:r w:rsidR="004D6949">
        <w:rPr>
          <w:rFonts w:ascii="맑은 고딕" w:eastAsia="맑은 고딕" w:hAnsi="맑은 고딕" w:hint="eastAsia"/>
          <w:color w:val="000000" w:themeColor="text1"/>
          <w:sz w:val="24"/>
          <w:lang w:eastAsia="ko-KR"/>
        </w:rPr>
        <w:t>힘</w:t>
      </w:r>
      <w:r>
        <w:rPr>
          <w:rFonts w:ascii="맑은 고딕" w:eastAsia="맑은 고딕" w:hAnsi="맑은 고딕" w:hint="eastAsia"/>
          <w:color w:val="000000" w:themeColor="text1"/>
          <w:sz w:val="24"/>
          <w:lang w:eastAsia="ko-KR"/>
        </w:rPr>
        <w:t xml:space="preserve"> 각도를 이용하여 팔의 위치 데이터를 획득하는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50)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5A6035" w:rsidRDefault="00A519C9"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단계(S</w:t>
      </w:r>
      <w:r>
        <w:rPr>
          <w:rFonts w:ascii="맑은 고딕" w:eastAsia="맑은 고딕" w:hAnsi="맑은 고딕"/>
          <w:color w:val="000000" w:themeColor="text1"/>
          <w:sz w:val="24"/>
          <w:lang w:eastAsia="ko-KR"/>
        </w:rPr>
        <w:t>410)</w:t>
      </w:r>
      <w:r>
        <w:rPr>
          <w:rFonts w:ascii="맑은 고딕" w:eastAsia="맑은 고딕" w:hAnsi="맑은 고딕" w:hint="eastAsia"/>
          <w:color w:val="000000" w:themeColor="text1"/>
          <w:sz w:val="24"/>
          <w:lang w:eastAsia="ko-KR"/>
        </w:rPr>
        <w:t>은</w:t>
      </w:r>
      <w:r w:rsidR="004446A3">
        <w:rPr>
          <w:rFonts w:ascii="맑은 고딕" w:eastAsia="맑은 고딕" w:hAnsi="맑은 고딕" w:hint="eastAsia"/>
          <w:color w:val="000000" w:themeColor="text1"/>
          <w:sz w:val="24"/>
          <w:lang w:eastAsia="ko-KR"/>
        </w:rPr>
        <w:t xml:space="preserve"> 인간 팔 중 팔꿈치</w:t>
      </w:r>
      <w:r w:rsidR="004446A3" w:rsidRPr="004446A3">
        <w:rPr>
          <w:rFonts w:ascii="맑은 고딕" w:eastAsia="맑은 고딕" w:hAnsi="맑은 고딕" w:hint="eastAsia"/>
          <w:color w:val="000000" w:themeColor="text1"/>
          <w:sz w:val="24"/>
          <w:lang w:eastAsia="ko-KR"/>
        </w:rPr>
        <w:t>에서</w:t>
      </w:r>
      <w:r w:rsidR="004446A3" w:rsidRPr="004446A3">
        <w:rPr>
          <w:rFonts w:ascii="맑은 고딕" w:eastAsia="맑은 고딕" w:hAnsi="맑은 고딕"/>
          <w:color w:val="000000" w:themeColor="text1"/>
          <w:sz w:val="24"/>
          <w:lang w:eastAsia="ko-KR"/>
        </w:rPr>
        <w:t xml:space="preserve"> </w:t>
      </w:r>
      <w:r w:rsidR="004446A3">
        <w:rPr>
          <w:rFonts w:ascii="맑은 고딕" w:eastAsia="맑은 고딕" w:hAnsi="맑은 고딕" w:hint="eastAsia"/>
          <w:color w:val="000000" w:themeColor="text1"/>
          <w:sz w:val="24"/>
          <w:lang w:eastAsia="ko-KR"/>
        </w:rPr>
        <w:t>손목</w:t>
      </w:r>
      <w:r w:rsidR="004446A3" w:rsidRPr="004446A3">
        <w:rPr>
          <w:rFonts w:ascii="맑은 고딕" w:eastAsia="맑은 고딕" w:hAnsi="맑은 고딕" w:hint="eastAsia"/>
          <w:color w:val="000000" w:themeColor="text1"/>
          <w:sz w:val="24"/>
          <w:lang w:eastAsia="ko-KR"/>
        </w:rPr>
        <w:t>까지의</w:t>
      </w:r>
      <w:r w:rsidR="004446A3" w:rsidRPr="004446A3">
        <w:rPr>
          <w:rFonts w:ascii="맑은 고딕" w:eastAsia="맑은 고딕" w:hAnsi="맑은 고딕"/>
          <w:color w:val="000000" w:themeColor="text1"/>
          <w:sz w:val="24"/>
          <w:lang w:eastAsia="ko-KR"/>
        </w:rPr>
        <w:t xml:space="preserve"> </w:t>
      </w:r>
      <w:r w:rsidR="004446A3" w:rsidRPr="004446A3">
        <w:rPr>
          <w:rFonts w:ascii="맑은 고딕" w:eastAsia="맑은 고딕" w:hAnsi="맑은 고딕" w:hint="eastAsia"/>
          <w:color w:val="000000" w:themeColor="text1"/>
          <w:sz w:val="24"/>
          <w:lang w:eastAsia="ko-KR"/>
        </w:rPr>
        <w:t>부분</w:t>
      </w:r>
      <w:r w:rsidR="004446A3">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전완부(221)</w:t>
      </w:r>
      <w:r w:rsidR="004446A3">
        <w:rPr>
          <w:rFonts w:ascii="맑은 고딕" w:eastAsia="맑은 고딕" w:hAnsi="맑은 고딕" w:hint="eastAsia"/>
          <w:color w:val="000000" w:themeColor="text1"/>
          <w:sz w:val="24"/>
          <w:lang w:eastAsia="ko-KR"/>
        </w:rPr>
        <w:t xml:space="preserve">에 장착된 </w:t>
      </w:r>
      <w:r w:rsidR="00E54FB6">
        <w:rPr>
          <w:rFonts w:ascii="맑은 고딕" w:eastAsia="맑은 고딕" w:hAnsi="맑은 고딕" w:hint="eastAsia"/>
          <w:color w:val="000000" w:themeColor="text1"/>
          <w:sz w:val="24"/>
          <w:lang w:eastAsia="ko-KR"/>
        </w:rPr>
        <w:t>동작인식 디바이스(10)</w:t>
      </w:r>
      <w:r w:rsidR="004446A3">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센싱부(110)</w:t>
      </w:r>
      <w:r w:rsidR="004446A3">
        <w:rPr>
          <w:rFonts w:ascii="맑은 고딕" w:eastAsia="맑은 고딕" w:hAnsi="맑은 고딕" w:hint="eastAsia"/>
          <w:color w:val="000000" w:themeColor="text1"/>
          <w:sz w:val="24"/>
          <w:lang w:eastAsia="ko-KR"/>
        </w:rPr>
        <w:t xml:space="preserve">를 통해서 </w:t>
      </w:r>
      <w:r w:rsidR="00E54FB6">
        <w:rPr>
          <w:rFonts w:ascii="맑은 고딕" w:eastAsia="맑은 고딕" w:hAnsi="맑은 고딕" w:hint="eastAsia"/>
          <w:color w:val="000000" w:themeColor="text1"/>
          <w:sz w:val="24"/>
          <w:lang w:eastAsia="ko-KR"/>
        </w:rPr>
        <w:t>전완부(221)</w:t>
      </w:r>
      <w:r w:rsidR="004446A3">
        <w:rPr>
          <w:rFonts w:ascii="맑은 고딕" w:eastAsia="맑은 고딕" w:hAnsi="맑은 고딕" w:hint="eastAsia"/>
          <w:color w:val="000000" w:themeColor="text1"/>
          <w:sz w:val="24"/>
          <w:lang w:eastAsia="ko-KR"/>
        </w:rPr>
        <w:t xml:space="preserve">의 움직임을 감지하고 감지된 움직임 </w:t>
      </w:r>
      <w:r w:rsidR="00121973">
        <w:rPr>
          <w:rFonts w:ascii="맑은 고딕" w:eastAsia="맑은 고딕" w:hAnsi="맑은 고딕" w:hint="eastAsia"/>
          <w:color w:val="000000" w:themeColor="text1"/>
          <w:sz w:val="24"/>
          <w:lang w:eastAsia="ko-KR"/>
        </w:rPr>
        <w:t>데이터</w:t>
      </w:r>
      <w:r w:rsidR="004446A3">
        <w:rPr>
          <w:rFonts w:ascii="맑은 고딕" w:eastAsia="맑은 고딕" w:hAnsi="맑은 고딕" w:hint="eastAsia"/>
          <w:color w:val="000000" w:themeColor="text1"/>
          <w:sz w:val="24"/>
          <w:lang w:eastAsia="ko-KR"/>
        </w:rPr>
        <w:t>를 획득하는 과정일 수 있다.</w:t>
      </w:r>
      <w:r w:rsidR="004446A3">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 xml:space="preserve">여기서, </w:t>
      </w:r>
      <w:r w:rsidR="00E54FB6">
        <w:rPr>
          <w:rFonts w:ascii="맑은 고딕" w:eastAsia="맑은 고딕" w:hAnsi="맑은 고딕" w:hint="eastAsia"/>
          <w:color w:val="000000" w:themeColor="text1"/>
          <w:sz w:val="24"/>
          <w:lang w:eastAsia="ko-KR"/>
        </w:rPr>
        <w:t>전완부(221)</w:t>
      </w:r>
      <w:r w:rsidR="005A6035">
        <w:rPr>
          <w:rFonts w:ascii="맑은 고딕" w:eastAsia="맑은 고딕" w:hAnsi="맑은 고딕" w:hint="eastAsia"/>
          <w:color w:val="000000" w:themeColor="text1"/>
          <w:sz w:val="24"/>
          <w:lang w:eastAsia="ko-KR"/>
        </w:rPr>
        <w:t xml:space="preserve">의 움직임 데이터는 </w:t>
      </w:r>
      <w:r w:rsidR="00E54FB6">
        <w:rPr>
          <w:rFonts w:ascii="맑은 고딕" w:eastAsia="맑은 고딕" w:hAnsi="맑은 고딕" w:hint="eastAsia"/>
          <w:color w:val="000000" w:themeColor="text1"/>
          <w:sz w:val="24"/>
          <w:lang w:eastAsia="ko-KR"/>
        </w:rPr>
        <w:t>센싱부(110)</w:t>
      </w:r>
      <w:r w:rsidR="00EA3CAE">
        <w:rPr>
          <w:rFonts w:ascii="맑은 고딕" w:eastAsia="맑은 고딕" w:hAnsi="맑은 고딕" w:hint="eastAsia"/>
          <w:color w:val="000000" w:themeColor="text1"/>
          <w:sz w:val="24"/>
          <w:lang w:eastAsia="ko-KR"/>
        </w:rPr>
        <w:t>를</w:t>
      </w:r>
      <w:r w:rsidR="005A6035">
        <w:rPr>
          <w:rFonts w:ascii="맑은 고딕" w:eastAsia="맑은 고딕" w:hAnsi="맑은 고딕" w:hint="eastAsia"/>
          <w:color w:val="000000" w:themeColor="text1"/>
          <w:sz w:val="24"/>
          <w:lang w:eastAsia="ko-KR"/>
        </w:rPr>
        <w:t xml:space="preserve"> 구성하는 </w:t>
      </w:r>
      <w:r w:rsidR="00E54FB6">
        <w:rPr>
          <w:rFonts w:ascii="맑은 고딕" w:eastAsia="맑은 고딕" w:hAnsi="맑은 고딕" w:hint="eastAsia"/>
          <w:color w:val="000000" w:themeColor="text1"/>
          <w:sz w:val="24"/>
          <w:lang w:eastAsia="ko-KR"/>
        </w:rPr>
        <w:t>자이로 센서(112)</w:t>
      </w:r>
      <w:r w:rsidR="005A6035">
        <w:rPr>
          <w:rFonts w:ascii="맑은 고딕" w:eastAsia="맑은 고딕" w:hAnsi="맑은 고딕" w:hint="eastAsia"/>
          <w:color w:val="000000" w:themeColor="text1"/>
          <w:sz w:val="24"/>
          <w:lang w:eastAsia="ko-KR"/>
        </w:rPr>
        <w:t xml:space="preserve">로부터 획득된 </w:t>
      </w:r>
      <w:r w:rsidR="00E54FB6">
        <w:rPr>
          <w:rFonts w:ascii="맑은 고딕" w:eastAsia="맑은 고딕" w:hAnsi="맑은 고딕" w:hint="eastAsia"/>
          <w:color w:val="000000" w:themeColor="text1"/>
          <w:sz w:val="24"/>
          <w:lang w:eastAsia="ko-KR"/>
        </w:rPr>
        <w:t>자이로 센서(112)</w:t>
      </w:r>
      <w:r w:rsidR="00EA3CAE">
        <w:rPr>
          <w:rFonts w:ascii="맑은 고딕" w:eastAsia="맑은 고딕" w:hAnsi="맑은 고딕" w:hint="eastAsia"/>
          <w:color w:val="000000" w:themeColor="text1"/>
          <w:sz w:val="24"/>
          <w:lang w:eastAsia="ko-KR"/>
        </w:rPr>
        <w:t xml:space="preserve">의 </w:t>
      </w:r>
      <w:r w:rsidR="00EA3CAE"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w:t>
      </w:r>
      <w:r w:rsidR="00EA3CAE">
        <w:rPr>
          <w:rFonts w:ascii="맑은 고딕" w:eastAsia="맑은 고딕" w:hAnsi="맑은 고딕"/>
          <w:color w:val="000000" w:themeColor="text1"/>
          <w:sz w:val="24"/>
          <w:lang w:eastAsia="ko-KR"/>
        </w:rPr>
        <w:t xml:space="preserve"> </w:t>
      </w:r>
      <w:r w:rsidR="00EA3CAE">
        <w:rPr>
          <w:rFonts w:ascii="맑은 고딕" w:eastAsia="맑은 고딕" w:hAnsi="맑은 고딕" w:hint="eastAsia"/>
          <w:color w:val="000000" w:themeColor="text1"/>
          <w:sz w:val="24"/>
          <w:lang w:eastAsia="ko-KR"/>
        </w:rPr>
        <w:t xml:space="preserve">값으로부터 </w:t>
      </w:r>
      <w:r w:rsidR="00EA3CAE" w:rsidRPr="00686EA4">
        <w:rPr>
          <w:rFonts w:ascii="맑은 고딕" w:eastAsia="맑은 고딕" w:hAnsi="맑은 고딕" w:hint="eastAsia"/>
          <w:color w:val="000000" w:themeColor="text1"/>
          <w:sz w:val="24"/>
          <w:lang w:eastAsia="ko-KR"/>
        </w:rPr>
        <w:t>얻</w:t>
      </w:r>
      <w:r w:rsidR="00EA3CAE">
        <w:rPr>
          <w:rFonts w:ascii="맑은 고딕" w:eastAsia="맑은 고딕" w:hAnsi="맑은 고딕" w:hint="eastAsia"/>
          <w:color w:val="000000" w:themeColor="text1"/>
          <w:sz w:val="24"/>
          <w:lang w:eastAsia="ko-KR"/>
        </w:rPr>
        <w:t>어진</w:t>
      </w:r>
      <w:r w:rsidR="005A6035">
        <w:rPr>
          <w:rFonts w:ascii="맑은 고딕" w:eastAsia="맑은 고딕" w:hAnsi="맑은 고딕" w:hint="eastAsia"/>
          <w:color w:val="000000" w:themeColor="text1"/>
          <w:sz w:val="24"/>
          <w:lang w:eastAsia="ko-KR"/>
        </w:rPr>
        <w:t xml:space="preserve"> </w:t>
      </w:r>
      <w:r w:rsidR="005A6035" w:rsidRPr="00121973">
        <w:rPr>
          <w:rFonts w:ascii="맑은 고딕" w:eastAsia="맑은 고딕" w:hAnsi="맑은 고딕" w:hint="eastAsia"/>
          <w:color w:val="000000" w:themeColor="text1"/>
          <w:sz w:val="24"/>
          <w:lang w:eastAsia="ko-KR"/>
        </w:rPr>
        <w:t>3방향 각도(</w:t>
      </w:r>
      <w:r w:rsidR="005614D4">
        <w:rPr>
          <w:rFonts w:ascii="맑은 고딕" w:eastAsia="맑은 고딕" w:hAnsi="맑은 고딕" w:hint="eastAsia"/>
          <w:color w:val="000000" w:themeColor="text1"/>
          <w:sz w:val="24"/>
          <w:lang w:eastAsia="ko-KR"/>
        </w:rPr>
        <w:t>R</w:t>
      </w:r>
      <w:r w:rsidR="005614D4">
        <w:rPr>
          <w:rFonts w:ascii="맑은 고딕" w:eastAsia="맑은 고딕" w:hAnsi="맑은 고딕"/>
          <w:color w:val="000000" w:themeColor="text1"/>
          <w:sz w:val="24"/>
          <w:lang w:eastAsia="ko-KR"/>
        </w:rPr>
        <w:t xml:space="preserve">oll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w:t>
      </w:r>
      <w:r w:rsidR="005614D4">
        <w:rPr>
          <w:rFonts w:ascii="맑은 고딕" w:eastAsia="맑은 고딕" w:hAnsi="맑은 고딕" w:hint="eastAsia"/>
          <w:color w:val="000000" w:themeColor="text1"/>
          <w:sz w:val="24"/>
          <w:lang w:eastAsia="ko-KR"/>
        </w:rPr>
        <w:t xml:space="preserve"> </w:t>
      </w:r>
      <w:r w:rsidR="005614D4">
        <w:rPr>
          <w:rFonts w:ascii="맑은 고딕" w:eastAsia="맑은 고딕" w:hAnsi="맑은 고딕"/>
          <w:color w:val="000000" w:themeColor="text1"/>
          <w:sz w:val="24"/>
          <w:lang w:eastAsia="ko-KR"/>
        </w:rPr>
        <w:t xml:space="preserve">Pitch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color w:val="000000" w:themeColor="text1"/>
          <w:sz w:val="24"/>
          <w:lang w:eastAsia="ko-KR"/>
        </w:rPr>
        <w:t xml:space="preserve">, Yaw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5A6035" w:rsidRPr="00121973">
        <w:rPr>
          <w:rFonts w:ascii="맑은 고딕" w:eastAsia="맑은 고딕" w:hAnsi="맑은 고딕" w:hint="eastAsia"/>
          <w:color w:val="000000" w:themeColor="text1"/>
          <w:sz w:val="24"/>
          <w:lang w:eastAsia="ko-KR"/>
        </w:rPr>
        <w:t>)</w:t>
      </w:r>
      <w:r w:rsidR="005A6035">
        <w:rPr>
          <w:rFonts w:ascii="맑은 고딕" w:eastAsia="맑은 고딕" w:hAnsi="맑은 고딕" w:hint="eastAsia"/>
          <w:color w:val="000000" w:themeColor="text1"/>
          <w:sz w:val="24"/>
          <w:lang w:eastAsia="ko-KR"/>
        </w:rPr>
        <w:t>를 나타내는 값으로 표시될 수 있다.</w:t>
      </w:r>
    </w:p>
    <w:p w:rsidR="005A6035"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단계(S</w:t>
      </w:r>
      <w:r>
        <w:rPr>
          <w:rFonts w:ascii="맑은 고딕" w:eastAsia="맑은 고딕" w:hAnsi="맑은 고딕"/>
          <w:color w:val="000000" w:themeColor="text1"/>
          <w:sz w:val="24"/>
          <w:lang w:eastAsia="ko-KR"/>
        </w:rPr>
        <w:t xml:space="preserve">420)은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장착된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까지의 거리를 측정하여 측정값을 획득하는 과정일 수 있다.</w:t>
      </w:r>
      <w:r>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여기서,</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까지의 거리는 거리를</w:t>
      </w:r>
      <w:r w:rsidR="005A6035">
        <w:rPr>
          <w:rFonts w:ascii="맑은 고딕" w:eastAsia="맑은 고딕" w:hAnsi="맑은 고딕" w:hint="eastAsia"/>
          <w:color w:val="000000" w:themeColor="text1"/>
          <w:sz w:val="24"/>
          <w:lang w:eastAsia="ko-KR"/>
        </w:rPr>
        <w:t xml:space="preserve"> 나타내는 </w:t>
      </w:r>
      <w:r w:rsidR="005A6035">
        <w:rPr>
          <w:rFonts w:ascii="맑은 고딕" w:eastAsia="맑은 고딕" w:hAnsi="맑은 고딕"/>
          <w:color w:val="000000" w:themeColor="text1"/>
          <w:sz w:val="24"/>
          <w:lang w:eastAsia="ko-KR"/>
        </w:rPr>
        <w:t xml:space="preserve">mm, cm, m </w:t>
      </w:r>
      <w:r w:rsidR="005A6035">
        <w:rPr>
          <w:rFonts w:ascii="맑은 고딕" w:eastAsia="맑은 고딕" w:hAnsi="맑은 고딕" w:hint="eastAsia"/>
          <w:color w:val="000000" w:themeColor="text1"/>
          <w:sz w:val="24"/>
          <w:lang w:eastAsia="ko-KR"/>
        </w:rPr>
        <w:t>등의 단위로 표시될 수 있다.</w:t>
      </w:r>
    </w:p>
    <w:p w:rsidR="006F5C54" w:rsidRDefault="006F5C54"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S430)</w:t>
      </w:r>
      <w:r>
        <w:rPr>
          <w:rFonts w:ascii="맑은 고딕" w:eastAsia="맑은 고딕" w:hAnsi="맑은 고딕" w:hint="eastAsia"/>
          <w:color w:val="000000" w:themeColor="text1"/>
          <w:sz w:val="24"/>
          <w:lang w:eastAsia="ko-KR"/>
        </w:rPr>
        <w:t>은 단계(</w:t>
      </w:r>
      <w:r>
        <w:rPr>
          <w:rFonts w:ascii="맑은 고딕" w:eastAsia="맑은 고딕" w:hAnsi="맑은 고딕"/>
          <w:color w:val="000000" w:themeColor="text1"/>
          <w:sz w:val="24"/>
          <w:lang w:eastAsia="ko-KR"/>
        </w:rPr>
        <w:t xml:space="preserve">420)에서 </w:t>
      </w:r>
      <w:r>
        <w:rPr>
          <w:rFonts w:ascii="맑은 고딕" w:eastAsia="맑은 고딕" w:hAnsi="맑은 고딕" w:hint="eastAsia"/>
          <w:color w:val="000000" w:themeColor="text1"/>
          <w:sz w:val="24"/>
          <w:lang w:eastAsia="ko-KR"/>
        </w:rPr>
        <w:t xml:space="preserve">획득된 </w:t>
      </w:r>
      <w:r w:rsidR="00E54FB6">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까지의 거리 데이터를</w:t>
      </w:r>
      <w:r>
        <w:rPr>
          <w:rFonts w:ascii="맑은 고딕" w:eastAsia="맑은 고딕" w:hAnsi="맑은 고딕" w:hint="eastAsia"/>
          <w:color w:val="000000" w:themeColor="text1"/>
          <w:sz w:val="24"/>
          <w:lang w:eastAsia="ko-KR"/>
        </w:rPr>
        <w:t xml:space="preserve"> 이용하여 팔꿈치의 접힘 정도를 나타내는 각도를 산출하는 과정일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여기서 팔꿈치의 접힘 각도는 각도를 나타내는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 xml:space="preserve">로 </w:t>
      </w:r>
      <w:r>
        <w:rPr>
          <w:rFonts w:ascii="맑은 고딕" w:eastAsia="맑은 고딕" w:hAnsi="맑은 고딕" w:hint="eastAsia"/>
          <w:iCs/>
          <w:color w:val="000000" w:themeColor="text1"/>
          <w:sz w:val="24"/>
          <w:lang w:eastAsia="ko-KR"/>
        </w:rPr>
        <w:lastRenderedPageBreak/>
        <w:t>표시될 수 있다.</w:t>
      </w:r>
    </w:p>
    <w:p w:rsidR="005A6035"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w:t>
      </w:r>
      <w:r w:rsidR="006F5C54">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장착된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움직임 </w:t>
      </w:r>
      <w:r w:rsidR="00121973">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 xml:space="preserve">를 이용하여 인간 팔 중 어깨에서 팔꿈치까지의 부분인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움직임를 나타내는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움직임 데이터를 산출하는 과정일 수 있다.</w:t>
      </w:r>
      <w:r>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여기서,</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5A6035">
        <w:rPr>
          <w:rFonts w:ascii="맑은 고딕" w:eastAsia="맑은 고딕" w:hAnsi="맑은 고딕" w:hint="eastAsia"/>
          <w:color w:val="000000" w:themeColor="text1"/>
          <w:sz w:val="24"/>
          <w:lang w:eastAsia="ko-KR"/>
        </w:rPr>
        <w:t xml:space="preserve">의 움직임 데이터는 </w:t>
      </w:r>
      <w:r w:rsidR="005A6035" w:rsidRPr="00121973">
        <w:rPr>
          <w:rFonts w:ascii="맑은 고딕" w:eastAsia="맑은 고딕" w:hAnsi="맑은 고딕" w:hint="eastAsia"/>
          <w:color w:val="000000" w:themeColor="text1"/>
          <w:sz w:val="24"/>
          <w:lang w:eastAsia="ko-KR"/>
        </w:rPr>
        <w:t>3방향 각도(</w:t>
      </w:r>
      <w:r w:rsidR="005614D4">
        <w:rPr>
          <w:rFonts w:ascii="맑은 고딕" w:eastAsia="맑은 고딕" w:hAnsi="맑은 고딕" w:hint="eastAsia"/>
          <w:color w:val="000000" w:themeColor="text1"/>
          <w:sz w:val="24"/>
          <w:lang w:eastAsia="ko-KR"/>
        </w:rPr>
        <w:t>R</w:t>
      </w:r>
      <w:r w:rsidR="005614D4">
        <w:rPr>
          <w:rFonts w:ascii="맑은 고딕" w:eastAsia="맑은 고딕" w:hAnsi="맑은 고딕"/>
          <w:color w:val="000000" w:themeColor="text1"/>
          <w:sz w:val="24"/>
          <w:lang w:eastAsia="ko-KR"/>
        </w:rPr>
        <w:t xml:space="preserve">oll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hint="eastAsia"/>
          <w:iCs/>
          <w:color w:val="000000" w:themeColor="text1"/>
          <w:sz w:val="24"/>
          <w:lang w:eastAsia="ko-KR"/>
        </w:rPr>
        <w:t>,</w:t>
      </w:r>
      <w:r w:rsidR="005614D4">
        <w:rPr>
          <w:rFonts w:ascii="맑은 고딕" w:eastAsia="맑은 고딕" w:hAnsi="맑은 고딕" w:hint="eastAsia"/>
          <w:color w:val="000000" w:themeColor="text1"/>
          <w:sz w:val="24"/>
          <w:lang w:eastAsia="ko-KR"/>
        </w:rPr>
        <w:t xml:space="preserve"> </w:t>
      </w:r>
      <w:r w:rsidR="005614D4">
        <w:rPr>
          <w:rFonts w:ascii="맑은 고딕" w:eastAsia="맑은 고딕" w:hAnsi="맑은 고딕"/>
          <w:color w:val="000000" w:themeColor="text1"/>
          <w:sz w:val="24"/>
          <w:lang w:eastAsia="ko-KR"/>
        </w:rPr>
        <w:t xml:space="preserve">Pitch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color w:val="000000" w:themeColor="text1"/>
          <w:sz w:val="24"/>
          <w:lang w:eastAsia="ko-KR"/>
        </w:rPr>
        <w:t xml:space="preserve">, Yaw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hint="eastAsia"/>
          <w:iCs/>
          <w:color w:val="000000" w:themeColor="text1"/>
          <w:sz w:val="24"/>
          <w:lang w:eastAsia="ko-KR"/>
        </w:rPr>
        <w:t>)</w:t>
      </w:r>
      <w:r w:rsidR="005A6035">
        <w:rPr>
          <w:rFonts w:ascii="맑은 고딕" w:eastAsia="맑은 고딕" w:hAnsi="맑은 고딕" w:hint="eastAsia"/>
          <w:color w:val="000000" w:themeColor="text1"/>
          <w:sz w:val="24"/>
          <w:lang w:eastAsia="ko-KR"/>
        </w:rPr>
        <w:t>를 나타내는 값으로 표시될 수 있다.</w:t>
      </w:r>
    </w:p>
    <w:p w:rsidR="004446A3" w:rsidRPr="00426783"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S450)</w:t>
      </w:r>
      <w:r>
        <w:rPr>
          <w:rFonts w:ascii="맑은 고딕" w:eastAsia="맑은 고딕" w:hAnsi="맑은 고딕" w:hint="eastAsia"/>
          <w:color w:val="000000" w:themeColor="text1"/>
          <w:sz w:val="24"/>
          <w:lang w:eastAsia="ko-KR"/>
        </w:rPr>
        <w:t>은</w:t>
      </w:r>
      <w:r w:rsidR="00426783">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121973">
        <w:rPr>
          <w:rFonts w:ascii="맑은 고딕" w:eastAsia="맑은 고딕" w:hAnsi="맑은 고딕" w:hint="eastAsia"/>
          <w:color w:val="000000" w:themeColor="text1"/>
          <w:sz w:val="24"/>
          <w:lang w:eastAsia="ko-KR"/>
        </w:rPr>
        <w:t>로부터</w:t>
      </w:r>
      <w:r w:rsidR="00426783">
        <w:rPr>
          <w:rFonts w:ascii="맑은 고딕" w:eastAsia="맑은 고딕" w:hAnsi="맑은 고딕" w:hint="eastAsia"/>
          <w:color w:val="000000" w:themeColor="text1"/>
          <w:sz w:val="24"/>
          <w:lang w:eastAsia="ko-KR"/>
        </w:rPr>
        <w:t xml:space="preserve"> 획득된 </w:t>
      </w:r>
      <w:r w:rsidR="00E54FB6">
        <w:rPr>
          <w:rFonts w:ascii="맑은 고딕" w:eastAsia="맑은 고딕" w:hAnsi="맑은 고딕" w:hint="eastAsia"/>
          <w:color w:val="000000" w:themeColor="text1"/>
          <w:sz w:val="24"/>
          <w:lang w:eastAsia="ko-KR"/>
        </w:rPr>
        <w:t>전완부(221)</w:t>
      </w:r>
      <w:r w:rsidR="00426783">
        <w:rPr>
          <w:rFonts w:ascii="맑은 고딕" w:eastAsia="맑은 고딕" w:hAnsi="맑은 고딕" w:hint="eastAsia"/>
          <w:color w:val="000000" w:themeColor="text1"/>
          <w:sz w:val="24"/>
          <w:lang w:eastAsia="ko-KR"/>
        </w:rPr>
        <w:t xml:space="preserve">의 움직임 </w:t>
      </w:r>
      <w:r w:rsidR="00121973">
        <w:rPr>
          <w:rFonts w:ascii="맑은 고딕" w:eastAsia="맑은 고딕" w:hAnsi="맑은 고딕" w:hint="eastAsia"/>
          <w:color w:val="000000" w:themeColor="text1"/>
          <w:sz w:val="24"/>
          <w:lang w:eastAsia="ko-KR"/>
        </w:rPr>
        <w:t xml:space="preserve">데이터와 </w:t>
      </w:r>
      <w:r w:rsidR="00E54FB6">
        <w:rPr>
          <w:rFonts w:ascii="맑은 고딕" w:eastAsia="맑은 고딕" w:hAnsi="맑은 고딕" w:hint="eastAsia"/>
          <w:color w:val="000000" w:themeColor="text1"/>
          <w:sz w:val="24"/>
          <w:lang w:eastAsia="ko-KR"/>
        </w:rPr>
        <w:t>전완부(221)</w:t>
      </w:r>
      <w:r w:rsidR="00121973">
        <w:rPr>
          <w:rFonts w:ascii="맑은 고딕" w:eastAsia="맑은 고딕" w:hAnsi="맑은 고딕" w:hint="eastAsia"/>
          <w:color w:val="000000" w:themeColor="text1"/>
          <w:sz w:val="24"/>
          <w:lang w:eastAsia="ko-KR"/>
        </w:rPr>
        <w:t xml:space="preserve">의 움직임 데이터로부터 산출된 </w:t>
      </w:r>
      <w:r w:rsidR="00E54FB6">
        <w:rPr>
          <w:rFonts w:ascii="맑은 고딕" w:eastAsia="맑은 고딕" w:hAnsi="맑은 고딕" w:hint="eastAsia"/>
          <w:color w:val="000000" w:themeColor="text1"/>
          <w:sz w:val="24"/>
          <w:lang w:eastAsia="ko-KR"/>
        </w:rPr>
        <w:t>상완부(211)</w:t>
      </w:r>
      <w:r w:rsidR="00121973">
        <w:rPr>
          <w:rFonts w:ascii="맑은 고딕" w:eastAsia="맑은 고딕" w:hAnsi="맑은 고딕" w:hint="eastAsia"/>
          <w:color w:val="000000" w:themeColor="text1"/>
          <w:sz w:val="24"/>
          <w:lang w:eastAsia="ko-KR"/>
        </w:rPr>
        <w:t>의 움직임 데이터 및 팔꿈치 접힘 각도</w:t>
      </w:r>
      <w:r w:rsidR="005A6035" w:rsidRPr="005A6035">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5A6035" w:rsidRPr="005A6035">
        <w:rPr>
          <w:rFonts w:ascii="맑은 고딕" w:eastAsia="맑은 고딕" w:hAnsi="맑은 고딕" w:hint="eastAsia"/>
          <w:color w:val="000000" w:themeColor="text1"/>
          <w:sz w:val="24"/>
          <w:lang w:eastAsia="ko-KR"/>
        </w:rPr>
        <w:t>)</w:t>
      </w:r>
      <w:r w:rsidR="00121973">
        <w:rPr>
          <w:rFonts w:ascii="맑은 고딕" w:eastAsia="맑은 고딕" w:hAnsi="맑은 고딕" w:hint="eastAsia"/>
          <w:color w:val="000000" w:themeColor="text1"/>
          <w:sz w:val="24"/>
          <w:lang w:eastAsia="ko-KR"/>
        </w:rPr>
        <w:t xml:space="preserve">를 이용하여 팔의 </w:t>
      </w:r>
      <w:r w:rsidR="00E54FB6">
        <w:rPr>
          <w:rFonts w:ascii="맑은 고딕" w:eastAsia="맑은 고딕" w:hAnsi="맑은 고딕" w:hint="eastAsia"/>
          <w:color w:val="000000" w:themeColor="text1"/>
          <w:sz w:val="24"/>
          <w:lang w:eastAsia="ko-KR"/>
        </w:rPr>
        <w:t>어깨 위치(210)</w:t>
      </w:r>
      <w:r w:rsidR="00121973">
        <w:rPr>
          <w:rFonts w:ascii="맑은 고딕" w:eastAsia="맑은 고딕" w:hAnsi="맑은 고딕" w:hint="eastAsia"/>
          <w:color w:val="000000" w:themeColor="text1"/>
          <w:sz w:val="24"/>
          <w:lang w:eastAsia="ko-KR"/>
        </w:rPr>
        <w:t>,</w:t>
      </w:r>
      <w:r w:rsidR="00121973">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121973">
        <w:rPr>
          <w:rFonts w:ascii="맑은 고딕" w:eastAsia="맑은 고딕" w:hAnsi="맑은 고딕" w:hint="eastAsia"/>
          <w:color w:val="000000" w:themeColor="text1"/>
          <w:sz w:val="24"/>
          <w:lang w:eastAsia="ko-KR"/>
        </w:rPr>
        <w:t>,</w:t>
      </w:r>
      <w:r w:rsidR="00121973">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손목 위치(230)</w:t>
      </w:r>
      <w:r w:rsidR="008B4C6B">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데이터를 산출하는 과정일 수 있다.</w:t>
      </w:r>
      <w:r w:rsidR="00121973">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 xml:space="preserve">팔의 </w:t>
      </w:r>
      <w:r w:rsidR="00E54FB6">
        <w:rPr>
          <w:rFonts w:ascii="맑은 고딕" w:eastAsia="맑은 고딕" w:hAnsi="맑은 고딕" w:hint="eastAsia"/>
          <w:color w:val="000000" w:themeColor="text1"/>
          <w:sz w:val="24"/>
          <w:lang w:eastAsia="ko-KR"/>
        </w:rPr>
        <w:t>어깨 위치(210)</w:t>
      </w:r>
      <w:r w:rsidR="005A6035">
        <w:rPr>
          <w:rFonts w:ascii="맑은 고딕" w:eastAsia="맑은 고딕" w:hAnsi="맑은 고딕" w:hint="eastAsia"/>
          <w:color w:val="000000" w:themeColor="text1"/>
          <w:sz w:val="24"/>
          <w:lang w:eastAsia="ko-KR"/>
        </w:rPr>
        <w:t>,</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5A6035">
        <w:rPr>
          <w:rFonts w:ascii="맑은 고딕" w:eastAsia="맑은 고딕" w:hAnsi="맑은 고딕" w:hint="eastAsia"/>
          <w:color w:val="000000" w:themeColor="text1"/>
          <w:sz w:val="24"/>
          <w:lang w:eastAsia="ko-KR"/>
        </w:rPr>
        <w:t>,</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3D191F">
        <w:rPr>
          <w:rFonts w:ascii="맑은 고딕" w:eastAsia="맑은 고딕" w:hAnsi="맑은 고딕" w:hint="eastAsia"/>
          <w:color w:val="000000" w:themeColor="text1"/>
          <w:sz w:val="24"/>
          <w:lang w:eastAsia="ko-KR"/>
        </w:rPr>
        <w:t>에 대한</w:t>
      </w:r>
      <w:r w:rsidR="005A6035">
        <w:rPr>
          <w:rFonts w:ascii="맑은 고딕" w:eastAsia="맑은 고딕" w:hAnsi="맑은 고딕" w:hint="eastAsia"/>
          <w:color w:val="000000" w:themeColor="text1"/>
          <w:sz w:val="24"/>
          <w:lang w:eastAsia="ko-KR"/>
        </w:rPr>
        <w:t xml:space="preserve"> 데이터는 </w:t>
      </w:r>
      <w:r w:rsidR="005A6035">
        <w:rPr>
          <w:rFonts w:ascii="맑은 고딕" w:eastAsia="맑은 고딕" w:hAnsi="맑은 고딕"/>
          <w:color w:val="000000" w:themeColor="text1"/>
          <w:sz w:val="24"/>
          <w:lang w:eastAsia="ko-KR"/>
        </w:rPr>
        <w:t xml:space="preserve">x, y, z </w:t>
      </w:r>
      <w:r w:rsidR="005A6035">
        <w:rPr>
          <w:rFonts w:ascii="맑은 고딕" w:eastAsia="맑은 고딕" w:hAnsi="맑은 고딕" w:hint="eastAsia"/>
          <w:color w:val="000000" w:themeColor="text1"/>
          <w:sz w:val="24"/>
          <w:lang w:eastAsia="ko-KR"/>
        </w:rPr>
        <w:t>축의 좌표값으로 표시될 수 있다.</w:t>
      </w:r>
      <w:r w:rsidR="005A6035">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어깨 위치(210)</w:t>
      </w:r>
      <w:r w:rsidR="005A6035">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sidR="003D191F">
        <w:rPr>
          <w:rFonts w:ascii="맑은 고딕" w:eastAsia="맑은 고딕" w:hAnsi="맑은 고딕" w:hint="eastAsia"/>
          <w:color w:val="000000" w:themeColor="text1"/>
          <w:sz w:val="24"/>
          <w:lang w:eastAsia="ko-KR"/>
        </w:rPr>
        <w:t>,</w:t>
      </w:r>
      <w:r w:rsidR="003D191F">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3D191F">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sidR="003D191F">
        <w:rPr>
          <w:rFonts w:ascii="맑은 고딕" w:eastAsia="맑은 고딕" w:hAnsi="맑은 고딕" w:hint="eastAsia"/>
          <w:color w:val="000000" w:themeColor="text1"/>
          <w:sz w:val="24"/>
          <w:lang w:eastAsia="ko-KR"/>
        </w:rPr>
        <w:t xml:space="preserve">를 표시하기 위한 기준점으로서, </w:t>
      </w:r>
      <w:r w:rsidR="003D191F" w:rsidRPr="003D191F">
        <w:rPr>
          <w:rFonts w:ascii="맑은 고딕" w:eastAsia="맑은 고딕" w:hAnsi="맑은 고딕" w:hint="eastAsia"/>
          <w:color w:val="000000" w:themeColor="text1"/>
          <w:sz w:val="24"/>
          <w:lang w:eastAsia="ko-KR"/>
        </w:rPr>
        <w:t>기준점</w:t>
      </w:r>
      <w:r w:rsidR="003D191F">
        <w:rPr>
          <w:rFonts w:ascii="맑은 고딕" w:eastAsia="맑은 고딕" w:hAnsi="맑은 고딕" w:hint="eastAsia"/>
          <w:color w:val="000000" w:themeColor="text1"/>
          <w:sz w:val="24"/>
          <w:lang w:eastAsia="ko-KR"/>
        </w:rPr>
        <w:t xml:space="preserve">에 해당하는 </w:t>
      </w:r>
      <w:r w:rsidR="003D191F">
        <w:rPr>
          <w:rFonts w:ascii="맑은 고딕" w:eastAsia="맑은 고딕" w:hAnsi="맑은 고딕"/>
          <w:color w:val="000000" w:themeColor="text1"/>
          <w:sz w:val="24"/>
          <w:lang w:eastAsia="ko-KR"/>
        </w:rPr>
        <w:t>XYZ</w:t>
      </w:r>
      <w:r w:rsidR="003D191F">
        <w:rPr>
          <w:rFonts w:ascii="맑은 고딕" w:eastAsia="맑은 고딕" w:hAnsi="맑은 고딕" w:hint="eastAsia"/>
          <w:color w:val="000000" w:themeColor="text1"/>
          <w:sz w:val="24"/>
          <w:lang w:eastAsia="ko-KR"/>
        </w:rPr>
        <w:t>축의 좌표값인</w:t>
      </w:r>
      <w:r w:rsidR="003D191F" w:rsidRPr="003D191F">
        <w:rPr>
          <w:rFonts w:ascii="맑은 고딕" w:eastAsia="맑은 고딕" w:hAnsi="맑은 고딕"/>
          <w:color w:val="000000" w:themeColor="text1"/>
          <w:sz w:val="24"/>
          <w:lang w:eastAsia="ko-KR"/>
        </w:rPr>
        <w:t xml:space="preserve"> (0,</w:t>
      </w:r>
      <w:r w:rsidR="00C0387B">
        <w:rPr>
          <w:rFonts w:ascii="맑은 고딕" w:eastAsia="맑은 고딕" w:hAnsi="맑은 고딕"/>
          <w:color w:val="000000" w:themeColor="text1"/>
          <w:sz w:val="24"/>
          <w:lang w:eastAsia="ko-KR"/>
        </w:rPr>
        <w:t xml:space="preserve"> </w:t>
      </w:r>
      <w:r w:rsidR="003D191F" w:rsidRPr="003D191F">
        <w:rPr>
          <w:rFonts w:ascii="맑은 고딕" w:eastAsia="맑은 고딕" w:hAnsi="맑은 고딕"/>
          <w:color w:val="000000" w:themeColor="text1"/>
          <w:sz w:val="24"/>
          <w:lang w:eastAsia="ko-KR"/>
        </w:rPr>
        <w:t>0,</w:t>
      </w:r>
      <w:r w:rsidR="00C0387B">
        <w:rPr>
          <w:rFonts w:ascii="맑은 고딕" w:eastAsia="맑은 고딕" w:hAnsi="맑은 고딕"/>
          <w:color w:val="000000" w:themeColor="text1"/>
          <w:sz w:val="24"/>
          <w:lang w:eastAsia="ko-KR"/>
        </w:rPr>
        <w:t xml:space="preserve"> </w:t>
      </w:r>
      <w:r w:rsidR="003D191F" w:rsidRPr="003D191F">
        <w:rPr>
          <w:rFonts w:ascii="맑은 고딕" w:eastAsia="맑은 고딕" w:hAnsi="맑은 고딕"/>
          <w:color w:val="000000" w:themeColor="text1"/>
          <w:sz w:val="24"/>
          <w:lang w:eastAsia="ko-KR"/>
        </w:rPr>
        <w:t>0)</w:t>
      </w:r>
      <w:r w:rsidR="003D191F">
        <w:rPr>
          <w:rFonts w:ascii="맑은 고딕" w:eastAsia="맑은 고딕" w:hAnsi="맑은 고딕" w:hint="eastAsia"/>
          <w:color w:val="000000" w:themeColor="text1"/>
          <w:sz w:val="24"/>
          <w:lang w:eastAsia="ko-KR"/>
        </w:rPr>
        <w:t>으로 나타낼 수 있고 별도로 추출이나 계산과정을 거치지 않을 수 있다.</w:t>
      </w:r>
    </w:p>
    <w:p w:rsidR="00F07552" w:rsidRDefault="00557327"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sidR="00804B7D">
        <w:rPr>
          <w:rFonts w:ascii="맑은 고딕" w:eastAsia="맑은 고딕" w:hAnsi="맑은 고딕"/>
          <w:color w:val="000000" w:themeColor="text1"/>
          <w:sz w:val="24"/>
          <w:lang w:eastAsia="ko-KR"/>
        </w:rPr>
        <w:t>5</w:t>
      </w:r>
      <w:r w:rsidRPr="00557327">
        <w:rPr>
          <w:rFonts w:ascii="맑은 고딕" w:eastAsia="맑은 고딕" w:hAnsi="맑은 고딕" w:hint="eastAsia"/>
          <w:color w:val="000000" w:themeColor="text1"/>
          <w:sz w:val="24"/>
          <w:lang w:eastAsia="ko-KR"/>
        </w:rPr>
        <w:t>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sidR="00804B7D">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설명하기</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위한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도면이다</w:t>
      </w:r>
    </w:p>
    <w:p w:rsidR="002B618D" w:rsidRDefault="00804B7D"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도 </w:t>
      </w:r>
      <w:r>
        <w:rPr>
          <w:rFonts w:ascii="맑은 고딕" w:eastAsia="맑은 고딕" w:hAnsi="맑은 고딕"/>
          <w:color w:val="000000" w:themeColor="text1"/>
          <w:sz w:val="24"/>
          <w:lang w:eastAsia="ko-KR"/>
        </w:rPr>
        <w:t>5</w:t>
      </w:r>
      <w:r>
        <w:rPr>
          <w:rFonts w:ascii="맑은 고딕" w:eastAsia="맑은 고딕" w:hAnsi="맑은 고딕" w:hint="eastAsia"/>
          <w:color w:val="000000" w:themeColor="text1"/>
          <w:sz w:val="24"/>
          <w:lang w:eastAsia="ko-KR"/>
        </w:rPr>
        <w:t>에서 도시하는 바와 같이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인간 팔에 장착될 수 있다.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인간 팔에 장착될 </w:t>
      </w:r>
      <w:r w:rsidR="002B618D">
        <w:rPr>
          <w:rFonts w:ascii="맑은 고딕" w:eastAsia="맑은 고딕" w:hAnsi="맑은 고딕" w:hint="eastAsia"/>
          <w:color w:val="000000" w:themeColor="text1"/>
          <w:sz w:val="24"/>
          <w:lang w:eastAsia="ko-KR"/>
        </w:rPr>
        <w:t>때,</w:t>
      </w:r>
      <w:r w:rsidR="002B618D">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손목</w:t>
      </w:r>
      <w:r w:rsidR="002B618D">
        <w:rPr>
          <w:rFonts w:ascii="맑은 고딕" w:eastAsia="맑은 고딕" w:hAnsi="맑은 고딕" w:hint="eastAsia"/>
          <w:color w:val="000000" w:themeColor="text1"/>
          <w:sz w:val="24"/>
          <w:lang w:eastAsia="ko-KR"/>
        </w:rPr>
        <w:t xml:space="preserve">의 뒤틀림에 영향을 받지 않도록 </w:t>
      </w:r>
      <w:r w:rsidR="00E54FB6">
        <w:rPr>
          <w:rFonts w:ascii="맑은 고딕" w:eastAsia="맑은 고딕" w:hAnsi="맑은 고딕" w:hint="eastAsia"/>
          <w:color w:val="000000" w:themeColor="text1"/>
          <w:sz w:val="24"/>
          <w:lang w:eastAsia="ko-KR"/>
        </w:rPr>
        <w:t>전완부(221)</w:t>
      </w:r>
      <w:r w:rsidR="002B618D">
        <w:rPr>
          <w:rFonts w:ascii="맑은 고딕" w:eastAsia="맑은 고딕" w:hAnsi="맑은 고딕" w:hint="eastAsia"/>
          <w:color w:val="000000" w:themeColor="text1"/>
          <w:sz w:val="24"/>
          <w:lang w:eastAsia="ko-KR"/>
        </w:rPr>
        <w:t>의 상부쪽인 팔꿈치에 가까운 부분에 장착될 수 있다.</w:t>
      </w:r>
      <w:r w:rsidR="008B4C6B">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 xml:space="preserve">동작인식 디바이스(10)는 팔꿈치 위치(220)와 손목 위치(230) 중에서 팔꿈치 위치(220)에 </w:t>
      </w:r>
      <w:r w:rsidR="008B4C6B">
        <w:rPr>
          <w:rFonts w:ascii="맑은 고딕" w:eastAsia="맑은 고딕" w:hAnsi="맑은 고딕" w:hint="eastAsia"/>
          <w:color w:val="000000" w:themeColor="text1"/>
          <w:sz w:val="24"/>
          <w:lang w:eastAsia="ko-KR"/>
        </w:rPr>
        <w:lastRenderedPageBreak/>
        <w:t>가까운 부분에 장착될 수 있다.</w:t>
      </w:r>
      <w:r w:rsidR="008B4C6B">
        <w:rPr>
          <w:rFonts w:ascii="맑은 고딕" w:eastAsia="맑은 고딕" w:hAnsi="맑은 고딕"/>
          <w:color w:val="000000" w:themeColor="text1"/>
          <w:sz w:val="24"/>
          <w:lang w:eastAsia="ko-KR"/>
        </w:rPr>
        <w:t xml:space="preserve"> </w:t>
      </w:r>
      <w:r w:rsidR="00747EA2">
        <w:rPr>
          <w:rFonts w:ascii="맑은 고딕" w:eastAsia="맑은 고딕" w:hAnsi="맑은 고딕"/>
          <w:color w:val="000000" w:themeColor="text1"/>
          <w:sz w:val="24"/>
          <w:lang w:eastAsia="ko-KR"/>
        </w:rPr>
        <w:t xml:space="preserve"> </w:t>
      </w:r>
      <w:r w:rsidR="00747EA2">
        <w:rPr>
          <w:rFonts w:ascii="맑은 고딕" w:eastAsia="맑은 고딕" w:hAnsi="맑은 고딕" w:hint="eastAsia"/>
          <w:color w:val="000000" w:themeColor="text1"/>
          <w:sz w:val="24"/>
          <w:lang w:eastAsia="ko-KR"/>
        </w:rPr>
        <w:t xml:space="preserve">손목 움직임을 감지하기 위해서 손에 휴대가 가능한 </w:t>
      </w:r>
      <w:r w:rsidR="00BF4C2D">
        <w:rPr>
          <w:rFonts w:ascii="맑은 고딕" w:eastAsia="맑은 고딕" w:hAnsi="맑은 고딕" w:hint="eastAsia"/>
          <w:color w:val="000000" w:themeColor="text1"/>
          <w:sz w:val="24"/>
          <w:lang w:eastAsia="ko-KR"/>
        </w:rPr>
        <w:t>컨트롤 디바이스(50)</w:t>
      </w:r>
      <w:r w:rsidR="00747EA2">
        <w:rPr>
          <w:rFonts w:ascii="맑은 고딕" w:eastAsia="맑은 고딕" w:hAnsi="맑은 고딕" w:hint="eastAsia"/>
          <w:color w:val="000000" w:themeColor="text1"/>
          <w:sz w:val="24"/>
          <w:lang w:eastAsia="ko-KR"/>
        </w:rPr>
        <w:t>를 추가 구성할 수 있다.</w:t>
      </w:r>
      <w:r w:rsidR="00747EA2">
        <w:rPr>
          <w:rFonts w:ascii="맑은 고딕" w:eastAsia="맑은 고딕" w:hAnsi="맑은 고딕"/>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컨트롤 디바이스(50)</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747EA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통신부(130)</w:t>
      </w:r>
      <w:r w:rsidR="00747EA2">
        <w:rPr>
          <w:rFonts w:ascii="맑은 고딕" w:eastAsia="맑은 고딕" w:hAnsi="맑은 고딕" w:hint="eastAsia"/>
          <w:color w:val="000000" w:themeColor="text1"/>
          <w:sz w:val="24"/>
          <w:lang w:eastAsia="ko-KR"/>
        </w:rPr>
        <w:t xml:space="preserve">를 통해 무선 네트워크로 연결되거나 </w:t>
      </w:r>
      <w:r w:rsidR="00E54FB6">
        <w:rPr>
          <w:rFonts w:ascii="맑은 고딕" w:eastAsia="맑은 고딕" w:hAnsi="맑은 고딕" w:hint="eastAsia"/>
          <w:color w:val="000000" w:themeColor="text1"/>
          <w:sz w:val="24"/>
          <w:lang w:eastAsia="ko-KR"/>
        </w:rPr>
        <w:t>동작인식 디바이스(10)</w:t>
      </w:r>
      <w:r w:rsidR="00747EA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인터페이스부(180)</w:t>
      </w:r>
      <w:r w:rsidR="00747EA2">
        <w:rPr>
          <w:rFonts w:ascii="맑은 고딕" w:eastAsia="맑은 고딕" w:hAnsi="맑은 고딕" w:hint="eastAsia"/>
          <w:color w:val="000000" w:themeColor="text1"/>
          <w:sz w:val="24"/>
          <w:lang w:eastAsia="ko-KR"/>
        </w:rPr>
        <w:t>를 통해 유선으로 연결될 수 있다.</w:t>
      </w:r>
    </w:p>
    <w:p w:rsidR="009E2E30" w:rsidRDefault="00E54FB6"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에 장착된 </w:t>
      </w:r>
      <w:r>
        <w:rPr>
          <w:rFonts w:ascii="맑은 고딕" w:eastAsia="맑은 고딕" w:hAnsi="맑은 고딕" w:hint="eastAsia"/>
          <w:color w:val="000000" w:themeColor="text1"/>
          <w:sz w:val="24"/>
          <w:lang w:eastAsia="ko-KR"/>
        </w:rPr>
        <w:t>동작인식 디바이스(10)</w:t>
      </w:r>
      <w:r w:rsidR="00686EA4">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센싱부(110)</w:t>
      </w:r>
      <w:r w:rsidR="00686EA4">
        <w:rPr>
          <w:rFonts w:ascii="맑은 고딕" w:eastAsia="맑은 고딕" w:hAnsi="맑은 고딕" w:hint="eastAsia"/>
          <w:color w:val="000000" w:themeColor="text1"/>
          <w:sz w:val="24"/>
          <w:lang w:eastAsia="ko-KR"/>
        </w:rPr>
        <w:t xml:space="preserve">를 통해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의 움직임을 감지할 수 있다.</w:t>
      </w:r>
      <w:r w:rsidR="00686EA4">
        <w:rPr>
          <w:rFonts w:ascii="맑은 고딕" w:eastAsia="맑은 고딕" w:hAnsi="맑은 고딕"/>
          <w:color w:val="000000" w:themeColor="text1"/>
          <w:sz w:val="24"/>
          <w:lang w:eastAsia="ko-KR"/>
        </w:rPr>
        <w:t xml:space="preserve"> </w:t>
      </w:r>
      <w:r w:rsidR="00DC2A85">
        <w:rPr>
          <w:rFonts w:ascii="맑은 고딕" w:eastAsia="맑은 고딕" w:hAnsi="맑은 고딕" w:hint="eastAsia"/>
          <w:color w:val="000000" w:themeColor="text1"/>
          <w:sz w:val="24"/>
          <w:lang w:eastAsia="ko-KR"/>
        </w:rPr>
        <w:t>예를 들어,</w:t>
      </w:r>
      <w:r w:rsidR="00DC2A8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의 움직임을 감지하기 위하여 </w:t>
      </w:r>
      <w:r>
        <w:rPr>
          <w:rFonts w:ascii="맑은 고딕" w:eastAsia="맑은 고딕" w:hAnsi="맑은 고딕" w:hint="eastAsia"/>
          <w:color w:val="000000" w:themeColor="text1"/>
          <w:sz w:val="24"/>
          <w:lang w:eastAsia="ko-KR"/>
        </w:rPr>
        <w:t>센싱부(110)</w:t>
      </w:r>
      <w:r w:rsidR="00686EA4">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를 통해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의 움직임을 감지할 수 있다.</w:t>
      </w:r>
      <w:r w:rsidR="00686EA4">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를 통해 감지된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의 움직임은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의 </w:t>
      </w:r>
      <w:r w:rsidR="00686EA4"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w:t>
      </w:r>
      <w:r w:rsidR="00686EA4">
        <w:rPr>
          <w:rFonts w:ascii="맑은 고딕" w:eastAsia="맑은 고딕" w:hAnsi="맑은 고딕" w:hint="eastAsia"/>
          <w:color w:val="000000" w:themeColor="text1"/>
          <w:sz w:val="24"/>
          <w:lang w:eastAsia="ko-KR"/>
        </w:rPr>
        <w:t>값으로</w:t>
      </w:r>
      <w:r w:rsidR="00686EA4" w:rsidRPr="00686EA4">
        <w:rPr>
          <w:rFonts w:ascii="맑은 고딕" w:eastAsia="맑은 고딕" w:hAnsi="맑은 고딕" w:hint="eastAsia"/>
          <w:color w:val="000000" w:themeColor="text1"/>
          <w:sz w:val="24"/>
          <w:lang w:eastAsia="ko-KR"/>
        </w:rPr>
        <w:t xml:space="preserve"> 얻을 수 있다</w:t>
      </w:r>
      <w:r w:rsidR="00686EA4">
        <w:rPr>
          <w:rFonts w:ascii="맑은 고딕" w:eastAsia="맑은 고딕" w:hAnsi="맑은 고딕" w:hint="eastAsia"/>
          <w:color w:val="000000" w:themeColor="text1"/>
          <w:sz w:val="24"/>
          <w:lang w:eastAsia="ko-KR"/>
        </w:rPr>
        <w:t>.</w:t>
      </w:r>
      <w:r w:rsidR="009E2E30">
        <w:rPr>
          <w:rFonts w:ascii="맑은 고딕" w:eastAsia="맑은 고딕" w:hAnsi="맑은 고딕"/>
          <w:color w:val="000000" w:themeColor="text1"/>
          <w:sz w:val="24"/>
          <w:lang w:eastAsia="ko-KR"/>
        </w:rPr>
        <w:t xml:space="preserve"> </w:t>
      </w:r>
      <w:ins w:id="19" w:author="이 진석" w:date="2018-10-23T09:27:00Z">
        <w:r w:rsidR="00E23DB1" w:rsidRPr="00E23DB1">
          <w:rPr>
            <w:rFonts w:ascii="맑은 고딕" w:eastAsia="맑은 고딕" w:hAnsi="맑은 고딕" w:hint="eastAsia"/>
            <w:color w:val="000000" w:themeColor="text1"/>
            <w:sz w:val="24"/>
            <w:lang w:eastAsia="ko-KR"/>
          </w:rPr>
          <w:t>동작인식</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디바이스</w:t>
        </w:r>
        <w:r w:rsidR="00E23DB1" w:rsidRPr="00E23DB1">
          <w:rPr>
            <w:rFonts w:ascii="맑은 고딕" w:eastAsia="맑은 고딕" w:hAnsi="맑은 고딕"/>
            <w:color w:val="000000" w:themeColor="text1"/>
            <w:sz w:val="24"/>
            <w:lang w:eastAsia="ko-KR"/>
          </w:rPr>
          <w:t>(10)</w:t>
        </w:r>
        <w:r w:rsidR="00E23DB1" w:rsidRPr="00E23DB1">
          <w:rPr>
            <w:rFonts w:ascii="맑은 고딕" w:eastAsia="맑은 고딕" w:hAnsi="맑은 고딕" w:hint="eastAsia"/>
            <w:color w:val="000000" w:themeColor="text1"/>
            <w:sz w:val="24"/>
            <w:lang w:eastAsia="ko-KR"/>
          </w:rPr>
          <w:t>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전완부</w:t>
        </w:r>
        <w:r w:rsidR="00E23DB1" w:rsidRPr="00E23DB1">
          <w:rPr>
            <w:rFonts w:ascii="맑은 고딕" w:eastAsia="맑은 고딕" w:hAnsi="맑은 고딕"/>
            <w:color w:val="000000" w:themeColor="text1"/>
            <w:sz w:val="24"/>
            <w:lang w:eastAsia="ko-KR"/>
          </w:rPr>
          <w:t xml:space="preserve"> (221)</w:t>
        </w:r>
        <w:r w:rsidR="00E23DB1" w:rsidRPr="00E23DB1">
          <w:rPr>
            <w:rFonts w:ascii="맑은 고딕" w:eastAsia="맑은 고딕" w:hAnsi="맑은 고딕" w:hint="eastAsia"/>
            <w:color w:val="000000" w:themeColor="text1"/>
            <w:sz w:val="24"/>
            <w:lang w:eastAsia="ko-KR"/>
          </w:rPr>
          <w:t>중에서</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전완부</w:t>
        </w:r>
        <w:r w:rsidR="00E23DB1" w:rsidRPr="00E23DB1">
          <w:rPr>
            <w:rFonts w:ascii="맑은 고딕" w:eastAsia="맑은 고딕" w:hAnsi="맑은 고딕"/>
            <w:color w:val="000000" w:themeColor="text1"/>
            <w:sz w:val="24"/>
            <w:lang w:eastAsia="ko-KR"/>
          </w:rPr>
          <w:t>(221)</w:t>
        </w:r>
        <w:r w:rsidR="00E23DB1" w:rsidRPr="00E23DB1">
          <w:rPr>
            <w:rFonts w:ascii="맑은 고딕" w:eastAsia="맑은 고딕" w:hAnsi="맑은 고딕" w:hint="eastAsia"/>
            <w:color w:val="000000" w:themeColor="text1"/>
            <w:sz w:val="24"/>
            <w:lang w:eastAsia="ko-KR"/>
          </w:rPr>
          <w:t>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절대각도인</w:t>
        </w:r>
        <w:r w:rsidR="00E23DB1" w:rsidRPr="00E23DB1">
          <w:rPr>
            <w:rFonts w:ascii="맑은 고딕" w:eastAsia="맑은 고딕" w:hAnsi="맑은 고딕"/>
            <w:color w:val="000000" w:themeColor="text1"/>
            <w:sz w:val="24"/>
            <w:lang w:eastAsia="ko-KR"/>
          </w:rPr>
          <w:t xml:space="preserve"> Roll   </w:t>
        </w:r>
        <w:r w:rsidR="00E23DB1" w:rsidRPr="00E23DB1">
          <w:rPr>
            <w:rFonts w:ascii="맑은 고딕" w:eastAsia="맑은 고딕" w:hAnsi="맑은 고딕" w:hint="eastAsia"/>
            <w:color w:val="000000" w:themeColor="text1"/>
            <w:sz w:val="24"/>
            <w:lang w:eastAsia="ko-KR"/>
          </w:rPr>
          <w:t>값인</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전완부</w:t>
        </w:r>
        <w:r w:rsidR="00E23DB1" w:rsidRPr="00E23DB1">
          <w:rPr>
            <w:rFonts w:ascii="맑은 고딕" w:eastAsia="맑은 고딕" w:hAnsi="맑은 고딕"/>
            <w:color w:val="000000" w:themeColor="text1"/>
            <w:sz w:val="24"/>
            <w:lang w:eastAsia="ko-KR"/>
          </w:rPr>
          <w:t>(221)</w:t>
        </w:r>
        <w:r w:rsidR="00E23DB1" w:rsidRPr="00E23DB1">
          <w:rPr>
            <w:rFonts w:ascii="맑은 고딕" w:eastAsia="맑은 고딕" w:hAnsi="맑은 고딕" w:hint="eastAsia"/>
            <w:color w:val="000000" w:themeColor="text1"/>
            <w:sz w:val="24"/>
            <w:lang w:eastAsia="ko-KR"/>
          </w:rPr>
          <w:t>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회전을</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감지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못하는</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윗부분에</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착용됨에</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따라</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손에</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휴대가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가능한</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컨트롤</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디바이스</w:t>
        </w:r>
        <w:r w:rsidR="00E23DB1" w:rsidRPr="00E23DB1">
          <w:rPr>
            <w:rFonts w:ascii="맑은 고딕" w:eastAsia="맑은 고딕" w:hAnsi="맑은 고딕"/>
            <w:color w:val="000000" w:themeColor="text1"/>
            <w:sz w:val="24"/>
            <w:lang w:eastAsia="ko-KR"/>
          </w:rPr>
          <w:t>(50)</w:t>
        </w:r>
        <w:r w:rsidR="00E23DB1" w:rsidRPr="00E23DB1">
          <w:rPr>
            <w:rFonts w:ascii="맑은 고딕" w:eastAsia="맑은 고딕" w:hAnsi="맑은 고딕" w:hint="eastAsia"/>
            <w:color w:val="000000" w:themeColor="text1"/>
            <w:sz w:val="24"/>
            <w:lang w:eastAsia="ko-KR"/>
          </w:rPr>
          <w:t>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연결되지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않은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경우에는</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전완부</w:t>
        </w:r>
        <w:r w:rsidR="00E23DB1" w:rsidRPr="00E23DB1">
          <w:rPr>
            <w:rFonts w:ascii="맑은 고딕" w:eastAsia="맑은 고딕" w:hAnsi="맑은 고딕"/>
            <w:color w:val="000000" w:themeColor="text1"/>
            <w:sz w:val="24"/>
            <w:lang w:eastAsia="ko-KR"/>
          </w:rPr>
          <w:t>(221)</w:t>
        </w:r>
        <w:r w:rsidR="00E23DB1" w:rsidRPr="00E23DB1">
          <w:rPr>
            <w:rFonts w:ascii="맑은 고딕" w:eastAsia="맑은 고딕" w:hAnsi="맑은 고딕" w:hint="eastAsia"/>
            <w:color w:val="000000" w:themeColor="text1"/>
            <w:sz w:val="24"/>
            <w:lang w:eastAsia="ko-KR"/>
          </w:rPr>
          <w:t>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회전을</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감지하지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못할</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있다</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반면에</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전완부</w:t>
        </w:r>
        <w:r w:rsidR="00E23DB1" w:rsidRPr="00E23DB1">
          <w:rPr>
            <w:rFonts w:ascii="맑은 고딕" w:eastAsia="맑은 고딕" w:hAnsi="맑은 고딕"/>
            <w:color w:val="000000" w:themeColor="text1"/>
            <w:sz w:val="24"/>
            <w:lang w:eastAsia="ko-KR"/>
          </w:rPr>
          <w:t>(221)</w:t>
        </w:r>
        <w:r w:rsidR="00E23DB1" w:rsidRPr="00E23DB1">
          <w:rPr>
            <w:rFonts w:ascii="맑은 고딕" w:eastAsia="맑은 고딕" w:hAnsi="맑은 고딕" w:hint="eastAsia"/>
            <w:color w:val="000000" w:themeColor="text1"/>
            <w:sz w:val="24"/>
            <w:lang w:eastAsia="ko-KR"/>
          </w:rPr>
          <w:t>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회전이</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있더라도</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손목의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위치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값은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변하지</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않으므로</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손목</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위치</w:t>
        </w:r>
        <w:r w:rsidR="00E23DB1" w:rsidRPr="00E23DB1">
          <w:rPr>
            <w:rFonts w:ascii="맑은 고딕" w:eastAsia="맑은 고딕" w:hAnsi="맑은 고딕"/>
            <w:color w:val="000000" w:themeColor="text1"/>
            <w:sz w:val="24"/>
            <w:lang w:eastAsia="ko-KR"/>
          </w:rPr>
          <w:t>(230)</w:t>
        </w:r>
        <w:r w:rsidR="00E23DB1" w:rsidRPr="00E23DB1">
          <w:rPr>
            <w:rFonts w:ascii="맑은 고딕" w:eastAsia="맑은 고딕" w:hAnsi="맑은 고딕" w:hint="eastAsia"/>
            <w:color w:val="000000" w:themeColor="text1"/>
            <w:sz w:val="24"/>
            <w:lang w:eastAsia="ko-KR"/>
          </w:rPr>
          <w:t>를</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알</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수</w:t>
        </w:r>
        <w:r w:rsidR="00E23DB1" w:rsidRPr="00E23DB1">
          <w:rPr>
            <w:rFonts w:ascii="맑은 고딕" w:eastAsia="맑은 고딕" w:hAnsi="맑은 고딕"/>
            <w:color w:val="000000" w:themeColor="text1"/>
            <w:sz w:val="24"/>
            <w:lang w:eastAsia="ko-KR"/>
          </w:rPr>
          <w:t xml:space="preserve"> </w:t>
        </w:r>
        <w:r w:rsidR="00E23DB1" w:rsidRPr="00E23DB1">
          <w:rPr>
            <w:rFonts w:ascii="맑은 고딕" w:eastAsia="맑은 고딕" w:hAnsi="맑은 고딕" w:hint="eastAsia"/>
            <w:color w:val="000000" w:themeColor="text1"/>
            <w:sz w:val="24"/>
            <w:lang w:eastAsia="ko-KR"/>
          </w:rPr>
          <w:t>있다</w:t>
        </w:r>
        <w:r w:rsidR="00E23DB1" w:rsidRPr="00E23DB1">
          <w:rPr>
            <w:rFonts w:ascii="맑은 고딕" w:eastAsia="맑은 고딕" w:hAnsi="맑은 고딕"/>
            <w:color w:val="000000" w:themeColor="text1"/>
            <w:sz w:val="24"/>
            <w:lang w:eastAsia="ko-KR"/>
          </w:rPr>
          <w:t>.</w:t>
        </w:r>
        <w:r w:rsidR="00E23DB1">
          <w:rPr>
            <w:rFonts w:ascii="맑은 고딕" w:eastAsia="맑은 고딕" w:hAnsi="맑은 고딕"/>
            <w:color w:val="000000" w:themeColor="text1"/>
            <w:sz w:val="24"/>
            <w:lang w:eastAsia="ko-KR"/>
          </w:rPr>
          <w:t xml:space="preserve"> </w:t>
        </w:r>
      </w:ins>
      <w:r w:rsidR="009E2E30">
        <w:rPr>
          <w:rFonts w:ascii="맑은 고딕" w:eastAsia="맑은 고딕" w:hAnsi="맑은 고딕" w:hint="eastAsia"/>
          <w:color w:val="000000" w:themeColor="text1"/>
          <w:sz w:val="24"/>
          <w:lang w:eastAsia="ko-KR"/>
        </w:rPr>
        <w:t xml:space="preserve">상기 </w:t>
      </w:r>
      <w:r>
        <w:rPr>
          <w:rFonts w:ascii="맑은 고딕" w:eastAsia="맑은 고딕" w:hAnsi="맑은 고딕" w:hint="eastAsia"/>
          <w:color w:val="000000" w:themeColor="text1"/>
          <w:sz w:val="24"/>
          <w:lang w:eastAsia="ko-KR"/>
        </w:rPr>
        <w:t>자이로 센서(112)</w:t>
      </w:r>
      <w:r w:rsidR="009E2E30">
        <w:rPr>
          <w:rFonts w:ascii="맑은 고딕" w:eastAsia="맑은 고딕" w:hAnsi="맑은 고딕" w:hint="eastAsia"/>
          <w:color w:val="000000" w:themeColor="text1"/>
          <w:sz w:val="24"/>
          <w:lang w:eastAsia="ko-KR"/>
        </w:rPr>
        <w:t>의</w:t>
      </w:r>
      <w:r w:rsidR="009E2E30" w:rsidRPr="00686EA4">
        <w:rPr>
          <w:rFonts w:ascii="맑은 고딕" w:eastAsia="맑은 고딕" w:hAnsi="맑은 고딕"/>
          <w:color w:val="000000" w:themeColor="text1"/>
          <w:sz w:val="24"/>
          <w:lang w:eastAsia="ko-KR"/>
        </w:rPr>
        <w:t xml:space="preserve"> 3</w:t>
      </w:r>
      <w:r w:rsidR="009E2E30" w:rsidRPr="00686EA4">
        <w:rPr>
          <w:rFonts w:ascii="맑은 고딕" w:eastAsia="맑은 고딕" w:hAnsi="맑은 고딕" w:hint="eastAsia"/>
          <w:color w:val="000000" w:themeColor="text1"/>
          <w:sz w:val="24"/>
          <w:lang w:eastAsia="ko-KR"/>
        </w:rPr>
        <w:t>방향의</w:t>
      </w:r>
      <w:r w:rsidR="009E2E30" w:rsidRPr="00686EA4">
        <w:rPr>
          <w:rFonts w:ascii="맑은 고딕" w:eastAsia="맑은 고딕" w:hAnsi="맑은 고딕"/>
          <w:color w:val="000000" w:themeColor="text1"/>
          <w:sz w:val="24"/>
          <w:lang w:eastAsia="ko-KR"/>
        </w:rPr>
        <w:t xml:space="preserve"> </w:t>
      </w:r>
      <w:r w:rsidR="009E2E30" w:rsidRPr="00686EA4">
        <w:rPr>
          <w:rFonts w:ascii="맑은 고딕" w:eastAsia="맑은 고딕" w:hAnsi="맑은 고딕" w:hint="eastAsia"/>
          <w:color w:val="000000" w:themeColor="text1"/>
          <w:sz w:val="24"/>
          <w:lang w:eastAsia="ko-KR"/>
        </w:rPr>
        <w:t>각도를</w:t>
      </w:r>
      <w:r w:rsidR="009E2E30" w:rsidRPr="00686EA4">
        <w:rPr>
          <w:rFonts w:ascii="맑은 고딕" w:eastAsia="맑은 고딕" w:hAnsi="맑은 고딕"/>
          <w:color w:val="000000" w:themeColor="text1"/>
          <w:sz w:val="24"/>
          <w:lang w:eastAsia="ko-KR"/>
        </w:rPr>
        <w:t xml:space="preserve"> </w:t>
      </w:r>
      <w:r w:rsidR="009E2E30" w:rsidRPr="00686EA4">
        <w:rPr>
          <w:rFonts w:ascii="맑은 고딕" w:eastAsia="맑은 고딕" w:hAnsi="맑은 고딕" w:hint="eastAsia"/>
          <w:color w:val="000000" w:themeColor="text1"/>
          <w:sz w:val="24"/>
          <w:lang w:eastAsia="ko-KR"/>
        </w:rPr>
        <w:t>통해</w:t>
      </w:r>
      <w:r w:rsidR="009E2E30">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9E2E30">
        <w:rPr>
          <w:rFonts w:ascii="맑은 고딕" w:eastAsia="맑은 고딕" w:hAnsi="맑은 고딕" w:hint="eastAsia"/>
          <w:color w:val="000000" w:themeColor="text1"/>
          <w:sz w:val="24"/>
          <w:lang w:eastAsia="ko-KR"/>
        </w:rPr>
        <w:t>의</w:t>
      </w:r>
      <w:r w:rsidR="005614D4">
        <w:rPr>
          <w:rFonts w:ascii="맑은 고딕" w:eastAsia="맑은 고딕" w:hAnsi="맑은 고딕" w:hint="eastAsia"/>
          <w:color w:val="000000" w:themeColor="text1"/>
          <w:sz w:val="24"/>
          <w:lang w:eastAsia="ko-KR"/>
        </w:rPr>
        <w:t xml:space="preserve"> 절대각도인</w:t>
      </w:r>
      <w:r w:rsidR="00E65798">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 xml:space="preserve">를 아래 </w:t>
      </w:r>
      <w:r w:rsidR="00C0387B">
        <w:rPr>
          <w:rFonts w:ascii="맑은 고딕" w:eastAsia="맑은 고딕" w:hAnsi="맑은 고딕" w:hint="eastAsia"/>
          <w:iCs/>
          <w:color w:val="000000" w:themeColor="text1"/>
          <w:sz w:val="24"/>
          <w:lang w:eastAsia="ko-KR"/>
        </w:rPr>
        <w:t xml:space="preserve">같은 </w:t>
      </w:r>
      <w:r w:rsidR="00E65798">
        <w:rPr>
          <w:rFonts w:ascii="맑은 고딕" w:eastAsia="맑은 고딕" w:hAnsi="맑은 고딕" w:hint="eastAsia"/>
          <w:iCs/>
          <w:color w:val="000000" w:themeColor="text1"/>
          <w:sz w:val="24"/>
          <w:lang w:eastAsia="ko-KR"/>
        </w:rPr>
        <w:t>식</w:t>
      </w:r>
      <w:r w:rsidR="00C0387B">
        <w:rPr>
          <w:rFonts w:ascii="맑은 고딕" w:eastAsia="맑은 고딕" w:hAnsi="맑은 고딕" w:hint="eastAsia"/>
          <w:iCs/>
          <w:color w:val="000000" w:themeColor="text1"/>
          <w:sz w:val="24"/>
          <w:lang w:eastAsia="ko-KR"/>
        </w:rPr>
        <w:t xml:space="preserve">으로 나타낼 </w:t>
      </w:r>
      <w:r w:rsidR="00E65798">
        <w:rPr>
          <w:rFonts w:ascii="맑은 고딕" w:eastAsia="맑은 고딕" w:hAnsi="맑은 고딕" w:hint="eastAsia"/>
          <w:iCs/>
          <w:color w:val="000000" w:themeColor="text1"/>
          <w:sz w:val="24"/>
          <w:lang w:eastAsia="ko-KR"/>
        </w:rPr>
        <w:t>수 있다.</w:t>
      </w:r>
    </w:p>
    <w:p w:rsidR="00E65798" w:rsidRPr="00E65798" w:rsidRDefault="00AA2154"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E65798" w:rsidRPr="00E65798">
        <w:rPr>
          <w:rFonts w:ascii="맑은 고딕" w:eastAsia="맑은 고딕" w:hAnsi="맑은 고딕" w:hint="eastAsia"/>
          <w:color w:val="000000" w:themeColor="text1"/>
          <w:sz w:val="24"/>
          <w:lang w:eastAsia="ko-KR"/>
        </w:rPr>
        <w:t xml:space="preserve"> </w:t>
      </w:r>
    </w:p>
    <w:p w:rsidR="00E65798" w:rsidRPr="00E65798" w:rsidRDefault="00AA2154"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1   </m:t>
            </m:r>
          </m:sub>
        </m:sSub>
      </m:oMath>
      <w:r w:rsidR="00E65798" w:rsidRPr="00E65798">
        <w:rPr>
          <w:rFonts w:ascii="맑은 고딕" w:eastAsia="맑은 고딕" w:hAnsi="맑은 고딕"/>
          <w:color w:val="000000" w:themeColor="text1"/>
          <w:sz w:val="24"/>
          <w:lang w:eastAsia="ko-KR"/>
        </w:rPr>
        <w:t>(</w:t>
      </w:r>
      <w:r w:rsidR="00E65798" w:rsidRPr="00E65798">
        <w:rPr>
          <w:rFonts w:ascii="맑은 고딕" w:eastAsia="맑은 고딕" w:hAnsi="맑은 고딕" w:hint="eastAsia"/>
          <w:color w:val="000000" w:themeColor="text1"/>
          <w:sz w:val="24"/>
          <w:lang w:eastAsia="ko-KR"/>
        </w:rPr>
        <w:t>알 수 없음</w:t>
      </w:r>
      <w:r w:rsidR="00E65798" w:rsidRPr="00E65798">
        <w:rPr>
          <w:rFonts w:ascii="맑은 고딕" w:eastAsia="맑은 고딕" w:hAnsi="맑은 고딕"/>
          <w:color w:val="000000" w:themeColor="text1"/>
          <w:sz w:val="24"/>
          <w:lang w:eastAsia="ko-KR"/>
        </w:rPr>
        <w:t>)</w:t>
      </w:r>
    </w:p>
    <w:p w:rsidR="00E65798" w:rsidRDefault="00AA2154"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oMath>
      <w:r w:rsidR="00E65798" w:rsidRPr="00E65798">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p>
    <w:p w:rsidR="004A0D6E" w:rsidRDefault="004A0D6E"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6</w:t>
      </w:r>
      <w:r w:rsidR="004207D8">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6F5C54">
        <w:rPr>
          <w:rFonts w:ascii="맑은 고딕" w:eastAsia="맑은 고딕" w:hAnsi="맑은 고딕" w:hint="eastAsia"/>
          <w:color w:val="000000" w:themeColor="text1"/>
          <w:sz w:val="24"/>
          <w:lang w:eastAsia="ko-KR"/>
        </w:rPr>
        <w:t>팔꿈치의 접힘 각도</w:t>
      </w:r>
      <w:r>
        <w:rPr>
          <w:rFonts w:ascii="맑은 고딕" w:eastAsia="맑은 고딕" w:hAnsi="맑은 고딕" w:hint="eastAsia"/>
          <w:color w:val="000000" w:themeColor="text1"/>
          <w:sz w:val="24"/>
          <w:lang w:eastAsia="ko-KR"/>
        </w:rPr>
        <w:t xml:space="preserve">를 </w:t>
      </w:r>
      <w:r w:rsidR="006F5C54">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6D3251" w:rsidRDefault="004A0D6E" w:rsidP="00DC2A8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도 </w:t>
      </w:r>
      <w:r>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에서 도시하는 바와 같이,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인간 팔의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상부쪽인 팔꿈치에 가까운 부분에 장착되었을 때,</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를 통해 거리측정을 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의 측정</w:t>
      </w:r>
      <w:r>
        <w:rPr>
          <w:rFonts w:ascii="맑은 고딕" w:eastAsia="맑은 고딕" w:hAnsi="맑은 고딕" w:hint="eastAsia"/>
          <w:color w:val="000000" w:themeColor="text1"/>
          <w:sz w:val="24"/>
          <w:lang w:eastAsia="ko-KR"/>
        </w:rPr>
        <w:t xml:space="preserve"> 거리</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color w:val="000000" w:themeColor="text1"/>
          <w:sz w:val="24"/>
          <w:lang w:eastAsia="ko-KR"/>
        </w:rPr>
        <w:t>는</w:t>
      </w:r>
      <w:r w:rsidR="006C5503">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 xml:space="preserve">의 발광부에 발사한 </w:t>
      </w:r>
      <w:r w:rsidR="00DC2A85" w:rsidRPr="009A332C">
        <w:rPr>
          <w:rFonts w:ascii="맑은 고딕" w:eastAsia="맑은 고딕" w:hAnsi="맑은 고딕"/>
          <w:color w:val="000000" w:themeColor="text1"/>
          <w:sz w:val="24"/>
          <w:lang w:eastAsia="ko-KR"/>
        </w:rPr>
        <w:t xml:space="preserve">빛, 소리, 전파와 같은 무형의 </w:t>
      </w:r>
      <w:r w:rsidR="00DC2A85">
        <w:rPr>
          <w:rFonts w:ascii="맑은 고딕" w:eastAsia="맑은 고딕" w:hAnsi="맑은 고딕"/>
          <w:color w:val="000000" w:themeColor="text1"/>
          <w:sz w:val="24"/>
          <w:lang w:eastAsia="ko-KR"/>
        </w:rPr>
        <w:t>에너지</w:t>
      </w:r>
      <w:r w:rsidR="00DC2A85">
        <w:rPr>
          <w:rFonts w:ascii="맑은 고딕" w:eastAsia="맑은 고딕" w:hAnsi="맑은 고딕" w:hint="eastAsia"/>
          <w:color w:val="000000" w:themeColor="text1"/>
          <w:sz w:val="24"/>
          <w:lang w:eastAsia="ko-KR"/>
        </w:rPr>
        <w:t>가</w:t>
      </w:r>
      <w:r w:rsidR="00DC2A85" w:rsidRPr="009A332C">
        <w:rPr>
          <w:rFonts w:ascii="맑은 고딕" w:eastAsia="맑은 고딕" w:hAnsi="맑은 고딕"/>
          <w:color w:val="000000" w:themeColor="text1"/>
          <w:sz w:val="24"/>
          <w:lang w:eastAsia="ko-KR"/>
        </w:rPr>
        <w:t xml:space="preserve"> </w:t>
      </w:r>
      <w:r w:rsidR="00DC2A85">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sidR="00DC2A85">
        <w:rPr>
          <w:rFonts w:ascii="맑은 고딕" w:eastAsia="맑은 고딕" w:hAnsi="맑은 고딕" w:hint="eastAsia"/>
          <w:color w:val="000000" w:themeColor="text1"/>
          <w:sz w:val="24"/>
          <w:lang w:eastAsia="ko-KR"/>
        </w:rPr>
        <w:t>에 반사되어 수광부로 돌아온 속도를 이용하여 거리를 측정할 수 있다.</w:t>
      </w:r>
    </w:p>
    <w:p w:rsidR="006D325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의 측정거리</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DC2A85">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팔꿈치 위치(220)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color w:val="000000" w:themeColor="text1"/>
          <w:sz w:val="24"/>
          <w:lang w:eastAsia="ko-KR"/>
        </w:rPr>
        <w:t xml:space="preserve">의 중심과 </w:t>
      </w:r>
      <w:r>
        <w:rPr>
          <w:rFonts w:ascii="맑은 고딕" w:eastAsia="맑은 고딕" w:hAnsi="맑은 고딕" w:hint="eastAsia"/>
          <w:color w:val="000000" w:themeColor="text1"/>
          <w:sz w:val="24"/>
          <w:lang w:eastAsia="ko-KR"/>
        </w:rPr>
        <w:t>손목 위치(230)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E6D47">
        <w:rPr>
          <w:rFonts w:ascii="맑은 고딕" w:eastAsia="맑은 고딕" w:hAnsi="맑은 고딕"/>
          <w:color w:val="000000" w:themeColor="text1"/>
          <w:sz w:val="24"/>
          <w:lang w:eastAsia="ko-KR"/>
        </w:rPr>
        <w:t xml:space="preserve">의 </w:t>
      </w:r>
      <w:r w:rsidR="00FE6D47">
        <w:rPr>
          <w:rFonts w:ascii="맑은 고딕" w:eastAsia="맑은 고딕" w:hAnsi="맑은 고딕" w:hint="eastAsia"/>
          <w:color w:val="000000" w:themeColor="text1"/>
          <w:sz w:val="24"/>
          <w:lang w:eastAsia="ko-KR"/>
        </w:rPr>
        <w:t xml:space="preserve">중심을 연결한 선과 평행한 방향으로 </w:t>
      </w:r>
      <w:r>
        <w:rPr>
          <w:rFonts w:ascii="맑은 고딕" w:eastAsia="맑은 고딕" w:hAnsi="맑은 고딕" w:hint="eastAsia"/>
          <w:color w:val="000000" w:themeColor="text1"/>
          <w:sz w:val="24"/>
          <w:lang w:eastAsia="ko-KR"/>
        </w:rPr>
        <w:t>거리측정 센서(111)</w:t>
      </w:r>
      <w:r w:rsidR="00FE6D47">
        <w:rPr>
          <w:rFonts w:ascii="맑은 고딕" w:eastAsia="맑은 고딕" w:hAnsi="맑은 고딕" w:hint="eastAsia"/>
          <w:color w:val="000000" w:themeColor="text1"/>
          <w:sz w:val="24"/>
          <w:lang w:eastAsia="ko-KR"/>
        </w:rPr>
        <w:t xml:space="preserve">와 동일한 선 상에 위치한 </w:t>
      </w:r>
      <w:r>
        <w:rPr>
          <w:rFonts w:ascii="맑은 고딕" w:eastAsia="맑은 고딕" w:hAnsi="맑은 고딕" w:hint="eastAsia"/>
          <w:color w:val="000000" w:themeColor="text1"/>
          <w:sz w:val="24"/>
          <w:lang w:eastAsia="ko-KR"/>
        </w:rPr>
        <w:t>상완부(211)</w:t>
      </w:r>
      <w:r w:rsidR="00FE6D47">
        <w:rPr>
          <w:rFonts w:ascii="맑은 고딕" w:eastAsia="맑은 고딕" w:hAnsi="맑은 고딕" w:hint="eastAsia"/>
          <w:color w:val="000000" w:themeColor="text1"/>
          <w:sz w:val="24"/>
          <w:lang w:eastAsia="ko-KR"/>
        </w:rPr>
        <w:t>의 가까운 지점과의 거리일 수 있다.</w:t>
      </w:r>
      <w:r w:rsidR="00FE6D4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FE6D47">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FE6D47">
        <w:rPr>
          <w:rFonts w:ascii="맑은 고딕" w:eastAsia="맑은 고딕" w:hAnsi="맑은 고딕" w:hint="eastAsia"/>
          <w:iCs/>
          <w:color w:val="000000" w:themeColor="text1"/>
          <w:sz w:val="24"/>
          <w:lang w:eastAsia="ko-KR"/>
        </w:rPr>
        <w:t xml:space="preserve">는 센서로부터 </w:t>
      </w:r>
      <w:r>
        <w:rPr>
          <w:rFonts w:ascii="맑은 고딕" w:eastAsia="맑은 고딕" w:hAnsi="맑은 고딕" w:hint="eastAsia"/>
          <w:color w:val="000000" w:themeColor="text1"/>
          <w:sz w:val="24"/>
          <w:lang w:eastAsia="ko-KR"/>
        </w:rPr>
        <w:t>팔꿈치 위치(220)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color w:val="000000" w:themeColor="text1"/>
          <w:sz w:val="24"/>
          <w:lang w:eastAsia="ko-KR"/>
        </w:rPr>
        <w:t xml:space="preserve">의 중심과 </w:t>
      </w:r>
      <w:r>
        <w:rPr>
          <w:rFonts w:ascii="맑은 고딕" w:eastAsia="맑은 고딕" w:hAnsi="맑은 고딕" w:hint="eastAsia"/>
          <w:color w:val="000000" w:themeColor="text1"/>
          <w:sz w:val="24"/>
          <w:lang w:eastAsia="ko-KR"/>
        </w:rPr>
        <w:t>손목 위치(230)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E6D47">
        <w:rPr>
          <w:rFonts w:ascii="맑은 고딕" w:eastAsia="맑은 고딕" w:hAnsi="맑은 고딕"/>
          <w:color w:val="000000" w:themeColor="text1"/>
          <w:sz w:val="24"/>
          <w:lang w:eastAsia="ko-KR"/>
        </w:rPr>
        <w:t xml:space="preserve">의 </w:t>
      </w:r>
      <w:r w:rsidR="00FE6D47">
        <w:rPr>
          <w:rFonts w:ascii="맑은 고딕" w:eastAsia="맑은 고딕" w:hAnsi="맑은 고딕" w:hint="eastAsia"/>
          <w:color w:val="000000" w:themeColor="text1"/>
          <w:sz w:val="24"/>
          <w:lang w:eastAsia="ko-KR"/>
        </w:rPr>
        <w:t>중심을 연결한 선</w:t>
      </w:r>
      <w:r w:rsidR="004B65AD">
        <w:rPr>
          <w:rFonts w:ascii="맑은 고딕" w:eastAsia="맑은 고딕" w:hAnsi="맑은 고딕" w:hint="eastAsia"/>
          <w:color w:val="000000" w:themeColor="text1"/>
          <w:sz w:val="24"/>
          <w:lang w:eastAsia="ko-KR"/>
        </w:rPr>
        <w:t>에 수직으로 긋은 수직선이 만나는 점</w:t>
      </w:r>
      <w:r w:rsidR="00FE6D47">
        <w:rPr>
          <w:rFonts w:ascii="맑은 고딕" w:eastAsia="맑은 고딕" w:hAnsi="맑은 고딕" w:hint="eastAsia"/>
          <w:color w:val="000000" w:themeColor="text1"/>
          <w:sz w:val="24"/>
          <w:lang w:eastAsia="ko-KR"/>
        </w:rPr>
        <w:t>과</w:t>
      </w:r>
      <w:r w:rsidR="00FE6D47">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iCs/>
          <w:color w:val="000000" w:themeColor="text1"/>
          <w:sz w:val="24"/>
          <w:lang w:eastAsia="ko-KR"/>
        </w:rPr>
        <w:t>팔꿈치 위치(220)</w:t>
      </w:r>
      <w:r w:rsidR="00FE6D47">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iCs/>
          <w:color w:val="000000" w:themeColor="text1"/>
          <w:sz w:val="24"/>
          <w:lang w:eastAsia="ko-KR"/>
        </w:rPr>
        <w:t>의 중심</w:t>
      </w:r>
      <w:r w:rsidR="004B65AD">
        <w:rPr>
          <w:rFonts w:ascii="맑은 고딕" w:eastAsia="맑은 고딕" w:hAnsi="맑은 고딕" w:hint="eastAsia"/>
          <w:iCs/>
          <w:color w:val="000000" w:themeColor="text1"/>
          <w:sz w:val="24"/>
          <w:lang w:eastAsia="ko-KR"/>
        </w:rPr>
        <w:t>까지의 거리일 수 있다.</w:t>
      </w:r>
    </w:p>
    <w:p w:rsidR="006D325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거리측정 센서(111)</w:t>
      </w:r>
      <w:r w:rsidR="004B65AD">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4B65AD">
        <w:rPr>
          <w:rFonts w:ascii="맑은 고딕" w:eastAsia="맑은 고딕" w:hAnsi="맑은 고딕" w:hint="eastAsia"/>
          <w:iCs/>
          <w:color w:val="000000" w:themeColor="text1"/>
          <w:sz w:val="24"/>
          <w:lang w:eastAsia="ko-KR"/>
        </w:rPr>
        <w:t xml:space="preserve">는 </w:t>
      </w:r>
      <w:r>
        <w:rPr>
          <w:rFonts w:ascii="맑은 고딕" w:eastAsia="맑은 고딕" w:hAnsi="맑은 고딕" w:hint="eastAsia"/>
          <w:iCs/>
          <w:color w:val="000000" w:themeColor="text1"/>
          <w:sz w:val="24"/>
          <w:lang w:eastAsia="ko-KR"/>
        </w:rPr>
        <w:t>동작인식 디바이스(10)</w:t>
      </w:r>
      <w:r w:rsidR="004B65AD">
        <w:rPr>
          <w:rFonts w:ascii="맑은 고딕" w:eastAsia="맑은 고딕" w:hAnsi="맑은 고딕" w:hint="eastAsia"/>
          <w:iCs/>
          <w:color w:val="000000" w:themeColor="text1"/>
          <w:sz w:val="24"/>
          <w:lang w:eastAsia="ko-KR"/>
        </w:rPr>
        <w:t xml:space="preserve">를 </w:t>
      </w:r>
      <w:r>
        <w:rPr>
          <w:rFonts w:ascii="맑은 고딕" w:eastAsia="맑은 고딕" w:hAnsi="맑은 고딕" w:hint="eastAsia"/>
          <w:iCs/>
          <w:color w:val="000000" w:themeColor="text1"/>
          <w:sz w:val="24"/>
          <w:lang w:eastAsia="ko-KR"/>
        </w:rPr>
        <w:t>전완부(221)</w:t>
      </w:r>
      <w:r w:rsidR="004B65AD">
        <w:rPr>
          <w:rFonts w:ascii="맑은 고딕" w:eastAsia="맑은 고딕" w:hAnsi="맑은 고딕" w:hint="eastAsia"/>
          <w:iCs/>
          <w:color w:val="000000" w:themeColor="text1"/>
          <w:sz w:val="24"/>
          <w:lang w:eastAsia="ko-KR"/>
        </w:rPr>
        <w:t>에 착용할 때마다 달리지는 부분이 있어서,</w:t>
      </w:r>
      <w:r w:rsidR="004B65AD">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동작인식 디바이스(10)</w:t>
      </w:r>
      <w:r w:rsidR="004B65AD">
        <w:rPr>
          <w:rFonts w:ascii="맑은 고딕" w:eastAsia="맑은 고딕" w:hAnsi="맑은 고딕" w:hint="eastAsia"/>
          <w:iCs/>
          <w:color w:val="000000" w:themeColor="text1"/>
          <w:sz w:val="24"/>
          <w:lang w:eastAsia="ko-KR"/>
        </w:rPr>
        <w:t>가 콘텐츠와 연결되거나 콘텐츠가 실행될 때 수치 조정</w:t>
      </w:r>
      <w:r w:rsidR="004B65AD">
        <w:rPr>
          <w:rFonts w:ascii="맑은 고딕" w:eastAsia="맑은 고딕" w:hAnsi="맑은 고딕"/>
          <w:iCs/>
          <w:color w:val="000000" w:themeColor="text1"/>
          <w:sz w:val="24"/>
          <w:lang w:eastAsia="ko-KR"/>
        </w:rPr>
        <w:t>(Calibration)</w:t>
      </w:r>
      <w:r w:rsidR="004B65AD">
        <w:rPr>
          <w:rFonts w:ascii="맑은 고딕" w:eastAsia="맑은 고딕" w:hAnsi="맑은 고딕" w:hint="eastAsia"/>
          <w:iCs/>
          <w:color w:val="000000" w:themeColor="text1"/>
          <w:sz w:val="24"/>
          <w:lang w:eastAsia="ko-KR"/>
        </w:rPr>
        <w:t xml:space="preserve"> 과정을 거쳐 결정할 수 있다.</w:t>
      </w:r>
      <w:r w:rsidR="004B65AD">
        <w:rPr>
          <w:rFonts w:ascii="맑은 고딕" w:eastAsia="맑은 고딕" w:hAnsi="맑은 고딕"/>
          <w:iCs/>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4B65AD">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4B65AD">
        <w:rPr>
          <w:rFonts w:ascii="맑은 고딕" w:eastAsia="맑은 고딕" w:hAnsi="맑은 고딕" w:hint="eastAsia"/>
          <w:iCs/>
          <w:color w:val="000000" w:themeColor="text1"/>
          <w:sz w:val="24"/>
          <w:lang w:eastAsia="ko-KR"/>
        </w:rPr>
        <w:t>는 사용자가 임의값을 정하여 반영할 수 있다.</w:t>
      </w:r>
    </w:p>
    <w:p w:rsidR="00C96D1A" w:rsidRDefault="004B65AD"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거리측정 센서(111)</w:t>
      </w:r>
      <w:r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w:t>
      </w:r>
      <w:r w:rsidR="00E54FB6">
        <w:rPr>
          <w:rFonts w:ascii="맑은 고딕" w:eastAsia="맑은 고딕" w:hAnsi="맑은 고딕" w:hint="eastAsia"/>
          <w:iCs/>
          <w:color w:val="000000" w:themeColor="text1"/>
          <w:sz w:val="24"/>
          <w:lang w:eastAsia="ko-KR"/>
        </w:rPr>
        <w:t>거리측정 센서(111)</w:t>
      </w:r>
      <w:r>
        <w:rPr>
          <w:rFonts w:ascii="맑은 고딕" w:eastAsia="맑은 고딕" w:hAnsi="맑은 고딕" w:hint="eastAsia"/>
          <w:iCs/>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의 중심과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의 </w:t>
      </w:r>
      <w:r>
        <w:rPr>
          <w:rFonts w:ascii="맑은 고딕" w:eastAsia="맑은 고딕" w:hAnsi="맑은 고딕" w:hint="eastAsia"/>
          <w:color w:val="000000" w:themeColor="text1"/>
          <w:sz w:val="24"/>
          <w:lang w:eastAsia="ko-KR"/>
        </w:rPr>
        <w:t>중심을 연결한 선과 수직으로 만나는 선의 길이로 나타낼 수 있다.</w:t>
      </w:r>
      <w:r>
        <w:rPr>
          <w:rFonts w:ascii="맑은 고딕" w:eastAsia="맑은 고딕" w:hAnsi="맑은 고딕"/>
          <w:color w:val="000000" w:themeColor="text1"/>
          <w:sz w:val="24"/>
          <w:lang w:eastAsia="ko-KR"/>
        </w:rPr>
        <w:t xml:space="preserve"> </w:t>
      </w:r>
      <w:r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 xml:space="preserve">거리측정 </w:t>
      </w:r>
      <w:r w:rsidR="00E54FB6">
        <w:rPr>
          <w:rFonts w:ascii="맑은 고딕" w:eastAsia="맑은 고딕" w:hAnsi="맑은 고딕" w:hint="eastAsia"/>
          <w:iCs/>
          <w:color w:val="000000" w:themeColor="text1"/>
          <w:sz w:val="24"/>
          <w:lang w:eastAsia="ko-KR"/>
        </w:rPr>
        <w:lastRenderedPageBreak/>
        <w:t>센서(111)</w:t>
      </w:r>
      <w:r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사용자별로 측정하지 않고 특정 </w:t>
      </w:r>
      <w:r w:rsidR="00D3511A">
        <w:rPr>
          <w:rFonts w:ascii="맑은 고딕" w:eastAsia="맑은 고딕" w:hAnsi="맑은 고딕" w:hint="eastAsia"/>
          <w:iCs/>
          <w:color w:val="000000" w:themeColor="text1"/>
          <w:sz w:val="24"/>
          <w:lang w:eastAsia="ko-KR"/>
        </w:rPr>
        <w:t xml:space="preserve">성별과 </w:t>
      </w:r>
      <w:r>
        <w:rPr>
          <w:rFonts w:ascii="맑은 고딕" w:eastAsia="맑은 고딕" w:hAnsi="맑은 고딕" w:hint="eastAsia"/>
          <w:iCs/>
          <w:color w:val="000000" w:themeColor="text1"/>
          <w:sz w:val="24"/>
          <w:lang w:eastAsia="ko-KR"/>
        </w:rPr>
        <w:t>나이</w:t>
      </w:r>
      <w:r w:rsidR="00D3511A">
        <w:rPr>
          <w:rFonts w:ascii="맑은 고딕" w:eastAsia="맑은 고딕" w:hAnsi="맑은 고딕" w:hint="eastAsia"/>
          <w:iCs/>
          <w:color w:val="000000" w:themeColor="text1"/>
          <w:sz w:val="24"/>
          <w:lang w:eastAsia="ko-KR"/>
        </w:rPr>
        <w:t>를 갖는 사람</w:t>
      </w:r>
      <w:r>
        <w:rPr>
          <w:rFonts w:ascii="맑은 고딕" w:eastAsia="맑은 고딕" w:hAnsi="맑은 고딕" w:hint="eastAsia"/>
          <w:iCs/>
          <w:color w:val="000000" w:themeColor="text1"/>
          <w:sz w:val="24"/>
          <w:lang w:eastAsia="ko-KR"/>
        </w:rPr>
        <w:t xml:space="preserve">의 </w:t>
      </w:r>
      <w:r w:rsidR="00D3511A">
        <w:rPr>
          <w:rFonts w:ascii="맑은 고딕" w:eastAsia="맑은 고딕" w:hAnsi="맑은 고딕" w:hint="eastAsia"/>
          <w:iCs/>
          <w:color w:val="000000" w:themeColor="text1"/>
          <w:sz w:val="24"/>
          <w:lang w:eastAsia="ko-KR"/>
        </w:rPr>
        <w:t>팔</w:t>
      </w:r>
      <w:r w:rsidR="006D3251">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상부의 두께</w:t>
      </w:r>
      <w:r w:rsidR="00D3511A">
        <w:rPr>
          <w:rFonts w:ascii="맑은 고딕" w:eastAsia="맑은 고딕" w:hAnsi="맑은 고딕" w:hint="eastAsia"/>
          <w:iCs/>
          <w:color w:val="000000" w:themeColor="text1"/>
          <w:sz w:val="24"/>
          <w:lang w:eastAsia="ko-KR"/>
        </w:rPr>
        <w:t>에 대한 통계치</w:t>
      </w:r>
      <w:r w:rsidR="006D3251">
        <w:rPr>
          <w:rFonts w:ascii="맑은 고딕" w:eastAsia="맑은 고딕" w:hAnsi="맑은 고딕" w:hint="eastAsia"/>
          <w:iCs/>
          <w:color w:val="000000" w:themeColor="text1"/>
          <w:sz w:val="24"/>
          <w:lang w:eastAsia="ko-KR"/>
        </w:rPr>
        <w:t xml:space="preserve">로부터 팔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상부의의 반지름 길이에 </w:t>
      </w:r>
      <w:r w:rsidR="00E54FB6">
        <w:rPr>
          <w:rFonts w:ascii="맑은 고딕" w:eastAsia="맑은 고딕" w:hAnsi="맑은 고딕" w:hint="eastAsia"/>
          <w:iCs/>
          <w:color w:val="000000" w:themeColor="text1"/>
          <w:sz w:val="24"/>
          <w:lang w:eastAsia="ko-KR"/>
        </w:rPr>
        <w:t>동작인식 디바이스(10)</w:t>
      </w:r>
      <w:r w:rsidR="006D3251">
        <w:rPr>
          <w:rFonts w:ascii="맑은 고딕" w:eastAsia="맑은 고딕" w:hAnsi="맑은 고딕" w:hint="eastAsia"/>
          <w:iCs/>
          <w:color w:val="000000" w:themeColor="text1"/>
          <w:sz w:val="24"/>
          <w:lang w:eastAsia="ko-KR"/>
        </w:rPr>
        <w:t xml:space="preserve">의 신체 부착면으로부터 </w:t>
      </w:r>
      <w:r w:rsidR="00E54FB6">
        <w:rPr>
          <w:rFonts w:ascii="맑은 고딕" w:eastAsia="맑은 고딕" w:hAnsi="맑은 고딕" w:hint="eastAsia"/>
          <w:iCs/>
          <w:color w:val="000000" w:themeColor="text1"/>
          <w:sz w:val="24"/>
          <w:lang w:eastAsia="ko-KR"/>
        </w:rPr>
        <w:t>거리측정 센서(111)</w:t>
      </w:r>
      <w:r w:rsidR="006D3251">
        <w:rPr>
          <w:rFonts w:ascii="맑은 고딕" w:eastAsia="맑은 고딕" w:hAnsi="맑은 고딕" w:hint="eastAsia"/>
          <w:iCs/>
          <w:color w:val="000000" w:themeColor="text1"/>
          <w:sz w:val="24"/>
          <w:lang w:eastAsia="ko-KR"/>
        </w:rPr>
        <w:t>까지의 높이를 더한 값을</w:t>
      </w:r>
      <w:r w:rsidR="00D3511A">
        <w:rPr>
          <w:rFonts w:ascii="맑은 고딕" w:eastAsia="맑은 고딕" w:hAnsi="맑은 고딕" w:hint="eastAsia"/>
          <w:iCs/>
          <w:color w:val="000000" w:themeColor="text1"/>
          <w:sz w:val="24"/>
          <w:lang w:eastAsia="ko-KR"/>
        </w:rPr>
        <w:t xml:space="preserve"> 사용할 수 있다.</w:t>
      </w:r>
      <w:r w:rsidR="00D3511A">
        <w:rPr>
          <w:rFonts w:ascii="맑은 고딕" w:eastAsia="맑은 고딕" w:hAnsi="맑은 고딕"/>
          <w:iCs/>
          <w:color w:val="000000" w:themeColor="text1"/>
          <w:sz w:val="24"/>
          <w:lang w:eastAsia="ko-KR"/>
        </w:rPr>
        <w:t xml:space="preserve"> </w:t>
      </w:r>
      <w:r w:rsidR="00D3511A">
        <w:rPr>
          <w:rFonts w:ascii="맑은 고딕" w:eastAsia="맑은 고딕" w:hAnsi="맑은 고딕" w:hint="eastAsia"/>
          <w:iCs/>
          <w:color w:val="000000" w:themeColor="text1"/>
          <w:sz w:val="24"/>
          <w:lang w:eastAsia="ko-KR"/>
        </w:rPr>
        <w:t>예를 들어,</w:t>
      </w:r>
      <w:r w:rsidR="00D3511A">
        <w:rPr>
          <w:rFonts w:ascii="맑은 고딕" w:eastAsia="맑은 고딕" w:hAnsi="맑은 고딕"/>
          <w:iCs/>
          <w:color w:val="000000" w:themeColor="text1"/>
          <w:sz w:val="24"/>
          <w:lang w:eastAsia="ko-KR"/>
        </w:rPr>
        <w:t xml:space="preserve"> </w:t>
      </w:r>
      <w:r w:rsidR="00D3511A"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거리측정 센서(111)</w:t>
      </w:r>
      <w:r w:rsidR="00D3511A"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는 주게임층인 </w:t>
      </w:r>
      <w:r w:rsidR="00D3511A">
        <w:rPr>
          <w:rFonts w:ascii="맑은 고딕" w:eastAsia="맑은 고딕" w:hAnsi="맑은 고딕"/>
          <w:iCs/>
          <w:color w:val="000000" w:themeColor="text1"/>
          <w:sz w:val="24"/>
          <w:lang w:eastAsia="ko-KR"/>
        </w:rPr>
        <w:t>30</w:t>
      </w:r>
      <w:r w:rsidR="00D3511A">
        <w:rPr>
          <w:rFonts w:ascii="맑은 고딕" w:eastAsia="맑은 고딕" w:hAnsi="맑은 고딕" w:hint="eastAsia"/>
          <w:iCs/>
          <w:color w:val="000000" w:themeColor="text1"/>
          <w:sz w:val="24"/>
          <w:lang w:eastAsia="ko-KR"/>
        </w:rPr>
        <w:t>대 남성의 팔</w:t>
      </w:r>
      <w:r w:rsidR="006D3251">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 두께</w:t>
      </w:r>
      <w:r w:rsidR="00D3511A">
        <w:rPr>
          <w:rFonts w:ascii="맑은 고딕" w:eastAsia="맑은 고딕" w:hAnsi="맑은 고딕" w:hint="eastAsia"/>
          <w:iCs/>
          <w:color w:val="000000" w:themeColor="text1"/>
          <w:sz w:val="24"/>
          <w:lang w:eastAsia="ko-KR"/>
        </w:rPr>
        <w:t>에 대한 통계치</w:t>
      </w:r>
      <w:r w:rsidR="006D3251">
        <w:rPr>
          <w:rFonts w:ascii="맑은 고딕" w:eastAsia="맑은 고딕" w:hAnsi="맑은 고딕" w:hint="eastAsia"/>
          <w:iCs/>
          <w:color w:val="000000" w:themeColor="text1"/>
          <w:sz w:val="24"/>
          <w:lang w:eastAsia="ko-KR"/>
        </w:rPr>
        <w:t>로부터 계산하여</w:t>
      </w:r>
      <w:r w:rsidR="00D3511A">
        <w:rPr>
          <w:rFonts w:ascii="맑은 고딕" w:eastAsia="맑은 고딕" w:hAnsi="맑은 고딕" w:hint="eastAsia"/>
          <w:iCs/>
          <w:color w:val="000000" w:themeColor="text1"/>
          <w:sz w:val="24"/>
          <w:lang w:eastAsia="ko-KR"/>
        </w:rPr>
        <w:t xml:space="preserve"> 사용할 수 있다.</w:t>
      </w:r>
    </w:p>
    <w:p w:rsidR="008402D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통해</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전완부(221)</w:t>
      </w:r>
      <w:r w:rsidR="00C96D1A" w:rsidRPr="008402D1">
        <w:rPr>
          <w:rFonts w:ascii="맑은 고딕" w:eastAsia="맑은 고딕" w:hAnsi="맑은 고딕" w:hint="eastAsia"/>
          <w:iCs/>
          <w:color w:val="000000" w:themeColor="text1"/>
          <w:sz w:val="24"/>
          <w:lang w:eastAsia="ko-KR"/>
        </w:rPr>
        <w:t>에</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위치한</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동작인식 디바이스(10)</w:t>
      </w:r>
      <w:r w:rsidR="00C96D1A" w:rsidRPr="008402D1">
        <w:rPr>
          <w:rFonts w:ascii="맑은 고딕" w:eastAsia="맑은 고딕" w:hAnsi="맑은 고딕" w:hint="eastAsia"/>
          <w:iCs/>
          <w:color w:val="000000" w:themeColor="text1"/>
          <w:sz w:val="24"/>
          <w:lang w:eastAsia="ko-KR"/>
        </w:rPr>
        <w:t>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위치에서</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팔꿈치가</w:t>
      </w:r>
      <w:r w:rsidR="00C96D1A" w:rsidRPr="008402D1">
        <w:rPr>
          <w:rFonts w:ascii="맑은 고딕" w:eastAsia="맑은 고딕" w:hAnsi="맑은 고딕"/>
          <w:iCs/>
          <w:color w:val="000000" w:themeColor="text1"/>
          <w:sz w:val="24"/>
          <w:lang w:eastAsia="ko-KR"/>
        </w:rPr>
        <w:t xml:space="preserve"> </w:t>
      </w:r>
      <w:r w:rsidR="008402D1" w:rsidRPr="008402D1">
        <w:rPr>
          <w:rFonts w:ascii="맑은 고딕" w:eastAsia="맑은 고딕" w:hAnsi="맑은 고딕" w:hint="eastAsia"/>
          <w:iCs/>
          <w:color w:val="000000" w:themeColor="text1"/>
          <w:sz w:val="24"/>
          <w:lang w:eastAsia="ko-KR"/>
        </w:rPr>
        <w:t>접혀</w:t>
      </w:r>
      <w:r w:rsidR="00C96D1A" w:rsidRPr="008402D1">
        <w:rPr>
          <w:rFonts w:ascii="맑은 고딕" w:eastAsia="맑은 고딕" w:hAnsi="맑은 고딕" w:hint="eastAsia"/>
          <w:iCs/>
          <w:color w:val="000000" w:themeColor="text1"/>
          <w:sz w:val="24"/>
          <w:lang w:eastAsia="ko-KR"/>
        </w:rPr>
        <w:t>짐에</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따라</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줄어드는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것을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측정하여</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팔꿈치의</w:t>
      </w:r>
      <w:r w:rsidR="00C96D1A" w:rsidRPr="008402D1">
        <w:rPr>
          <w:rFonts w:ascii="맑은 고딕" w:eastAsia="맑은 고딕" w:hAnsi="맑은 고딕"/>
          <w:iCs/>
          <w:color w:val="000000" w:themeColor="text1"/>
          <w:sz w:val="24"/>
          <w:lang w:eastAsia="ko-KR"/>
        </w:rPr>
        <w:t xml:space="preserve"> </w:t>
      </w:r>
      <w:r w:rsidR="008402D1" w:rsidRPr="008402D1">
        <w:rPr>
          <w:rFonts w:ascii="맑은 고딕" w:eastAsia="맑은 고딕" w:hAnsi="맑은 고딕" w:hint="eastAsia"/>
          <w:iCs/>
          <w:color w:val="000000" w:themeColor="text1"/>
          <w:sz w:val="24"/>
          <w:lang w:eastAsia="ko-KR"/>
        </w:rPr>
        <w:t>접</w:t>
      </w:r>
      <w:r w:rsidR="00C96D1A" w:rsidRPr="008402D1">
        <w:rPr>
          <w:rFonts w:ascii="맑은 고딕" w:eastAsia="맑은 고딕" w:hAnsi="맑은 고딕" w:hint="eastAsia"/>
          <w:iCs/>
          <w:color w:val="000000" w:themeColor="text1"/>
          <w:sz w:val="24"/>
          <w:lang w:eastAsia="ko-KR"/>
        </w:rPr>
        <w:t>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각도</w:t>
      </w:r>
      <w:r w:rsidR="008402D1">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C96D1A" w:rsidRPr="008402D1">
        <w:rPr>
          <w:rFonts w:ascii="맑은 고딕" w:eastAsia="맑은 고딕" w:hAnsi="맑은 고딕" w:hint="eastAsia"/>
          <w:iCs/>
          <w:color w:val="000000" w:themeColor="text1"/>
          <w:sz w:val="24"/>
          <w:lang w:eastAsia="ko-KR"/>
        </w:rPr>
        <w:t>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유도할</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있다. 팔꿈치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굽힘이</w:t>
      </w:r>
      <w:r w:rsidR="00C96D1A" w:rsidRPr="008402D1">
        <w:rPr>
          <w:rFonts w:ascii="맑은 고딕" w:eastAsia="맑은 고딕" w:hAnsi="맑은 고딕"/>
          <w:iCs/>
          <w:color w:val="000000" w:themeColor="text1"/>
          <w:sz w:val="24"/>
          <w:lang w:eastAsia="ko-KR"/>
        </w:rPr>
        <w:t xml:space="preserve"> 90</w:t>
      </w:r>
      <w:r w:rsidR="00C96D1A" w:rsidRPr="008402D1">
        <w:rPr>
          <w:rFonts w:ascii="맑은 고딕" w:eastAsia="맑은 고딕" w:hAnsi="맑은 고딕" w:hint="eastAsia"/>
          <w:iCs/>
          <w:color w:val="000000" w:themeColor="text1"/>
          <w:sz w:val="24"/>
          <w:lang w:eastAsia="ko-KR"/>
        </w:rPr>
        <w:t>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때,</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의 측정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이</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 xml:space="preserve">같아질 수 있다.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의 측정 거리</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보다</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커지는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경우는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팔이</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펴져</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있는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상태를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나타낼 수 있다.</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보다</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작아지는 경우는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굽힌</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상태를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나타낼 수 있다</w:t>
      </w:r>
      <w:r w:rsidR="00C96D1A" w:rsidRPr="008402D1">
        <w:rPr>
          <w:rFonts w:ascii="맑은 고딕" w:eastAsia="맑은 고딕" w:hAnsi="맑은 고딕"/>
          <w:iCs/>
          <w:color w:val="000000" w:themeColor="text1"/>
          <w:sz w:val="24"/>
          <w:lang w:eastAsia="ko-KR"/>
        </w:rPr>
        <w:t>.</w:t>
      </w:r>
    </w:p>
    <w:p w:rsidR="004A0D6E"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와 팔꿈치 사이의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w:t>
      </w:r>
      <w:r w:rsidR="008402D1" w:rsidRPr="008402D1">
        <w:rPr>
          <w:rFonts w:ascii="맑은 고딕" w:eastAsia="맑은 고딕" w:hAnsi="맑은 고딕"/>
          <w:iCs/>
          <w:color w:val="000000" w:themeColor="text1"/>
          <w:sz w:val="24"/>
          <w:lang w:eastAsia="ko-KR"/>
        </w:rPr>
        <w:t xml:space="preserve"> </w:t>
      </w:r>
      <w:r w:rsidR="008402D1"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센서(111)</w:t>
      </w:r>
      <w:r w:rsidR="008402D1"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 xml:space="preserve">는 일정한 상수이므로 </w:t>
      </w:r>
      <w:r>
        <w:rPr>
          <w:rFonts w:ascii="맑은 고딕" w:eastAsia="맑은 고딕" w:hAnsi="맑은 고딕" w:hint="eastAsia"/>
          <w:iCs/>
          <w:color w:val="000000" w:themeColor="text1"/>
          <w:sz w:val="24"/>
          <w:lang w:eastAsia="ko-KR"/>
        </w:rPr>
        <w:t>거리측정 센서(111)</w:t>
      </w:r>
      <w:r w:rsidR="008402D1">
        <w:rPr>
          <w:rFonts w:ascii="맑은 고딕" w:eastAsia="맑은 고딕" w:hAnsi="맑은 고딕" w:hint="eastAsia"/>
          <w:iCs/>
          <w:color w:val="000000" w:themeColor="text1"/>
          <w:sz w:val="24"/>
          <w:lang w:eastAsia="ko-KR"/>
        </w:rPr>
        <w:t xml:space="preserve">의 </w:t>
      </w:r>
      <w:r w:rsidR="008402D1" w:rsidRPr="008402D1">
        <w:rPr>
          <w:rFonts w:ascii="맑은 고딕" w:eastAsia="맑은 고딕" w:hAnsi="맑은 고딕" w:hint="eastAsia"/>
          <w:iCs/>
          <w:color w:val="000000" w:themeColor="text1"/>
          <w:sz w:val="24"/>
          <w:lang w:eastAsia="ko-KR"/>
        </w:rPr>
        <w:t>측정 값을</w:t>
      </w:r>
      <w:r w:rsidR="008402D1" w:rsidRPr="008402D1">
        <w:rPr>
          <w:rFonts w:ascii="맑은 고딕" w:eastAsia="맑은 고딕" w:hAnsi="맑은 고딕"/>
          <w:iCs/>
          <w:color w:val="000000" w:themeColor="text1"/>
          <w:sz w:val="24"/>
          <w:lang w:eastAsia="ko-KR"/>
        </w:rPr>
        <w:t xml:space="preserve"> </w:t>
      </w:r>
      <w:r w:rsidR="008402D1">
        <w:rPr>
          <w:rFonts w:ascii="맑은 고딕" w:eastAsia="맑은 고딕" w:hAnsi="맑은 고딕" w:hint="eastAsia"/>
          <w:iCs/>
          <w:color w:val="000000" w:themeColor="text1"/>
          <w:sz w:val="24"/>
          <w:lang w:eastAsia="ko-KR"/>
        </w:rPr>
        <w:t>알면</w:t>
      </w:r>
      <w:r w:rsidR="008402D1" w:rsidRPr="008402D1">
        <w:rPr>
          <w:rFonts w:ascii="맑은 고딕" w:eastAsia="맑은 고딕" w:hAnsi="맑은 고딕" w:hint="eastAsia"/>
          <w:iCs/>
          <w:color w:val="000000" w:themeColor="text1"/>
          <w:sz w:val="24"/>
          <w:lang w:eastAsia="ko-KR"/>
        </w:rPr>
        <w:t xml:space="preserve"> </w:t>
      </w:r>
      <w:r w:rsidR="008402D1" w:rsidRPr="008402D1">
        <w:rPr>
          <w:rFonts w:ascii="맑은 고딕" w:eastAsia="맑은 고딕" w:hAnsi="맑은 고딕"/>
          <w:iCs/>
          <w:color w:val="000000" w:themeColor="text1"/>
          <w:sz w:val="24"/>
          <w:lang w:eastAsia="ko-KR"/>
        </w:rPr>
        <w:t>tan</w:t>
      </w:r>
      <w:r w:rsidR="008402D1" w:rsidRPr="008402D1">
        <w:rPr>
          <w:rFonts w:ascii="맑은 고딕" w:eastAsia="맑은 고딕" w:hAnsi="맑은 고딕" w:hint="eastAsia"/>
          <w:iCs/>
          <w:color w:val="000000" w:themeColor="text1"/>
          <w:sz w:val="24"/>
          <w:lang w:eastAsia="ko-KR"/>
        </w:rPr>
        <w:t>함수를 통해 팔꿈치 접힘 각도</w:t>
      </w:r>
      <w:r w:rsidR="008402D1">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8402D1" w:rsidRPr="008402D1">
        <w:rPr>
          <w:rFonts w:ascii="맑은 고딕" w:eastAsia="맑은 고딕" w:hAnsi="맑은 고딕" w:hint="eastAsia"/>
          <w:iCs/>
          <w:color w:val="000000" w:themeColor="text1"/>
          <w:sz w:val="24"/>
          <w:lang w:eastAsia="ko-KR"/>
        </w:rPr>
        <w:t>를 유도할 수 있다.</w:t>
      </w:r>
      <w:r w:rsidR="008402D1">
        <w:rPr>
          <w:rFonts w:ascii="맑은 고딕" w:eastAsia="맑은 고딕" w:hAnsi="맑은 고딕"/>
          <w:iCs/>
          <w:color w:val="000000" w:themeColor="text1"/>
          <w:sz w:val="24"/>
          <w:lang w:eastAsia="ko-KR"/>
        </w:rPr>
        <w:t xml:space="preserve"> </w:t>
      </w:r>
      <w:r w:rsidR="008402D1">
        <w:rPr>
          <w:rFonts w:ascii="맑은 고딕" w:eastAsia="맑은 고딕" w:hAnsi="맑은 고딕" w:hint="eastAsia"/>
          <w:iCs/>
          <w:color w:val="000000" w:themeColor="text1"/>
          <w:sz w:val="24"/>
          <w:lang w:eastAsia="ko-KR"/>
        </w:rPr>
        <w:t>이를</w:t>
      </w:r>
      <w:r w:rsidR="00D3511A">
        <w:rPr>
          <w:rFonts w:ascii="맑은 고딕" w:eastAsia="맑은 고딕" w:hAnsi="맑은 고딕" w:hint="eastAsia"/>
          <w:iCs/>
          <w:color w:val="000000" w:themeColor="text1"/>
          <w:sz w:val="24"/>
          <w:lang w:eastAsia="ko-KR"/>
        </w:rPr>
        <w:t xml:space="preserve"> 통해 구해진 </w:t>
      </w:r>
      <w:r>
        <w:rPr>
          <w:rFonts w:ascii="맑은 고딕" w:eastAsia="맑은 고딕" w:hAnsi="맑은 고딕" w:hint="eastAsia"/>
          <w:color w:val="000000" w:themeColor="text1"/>
          <w:sz w:val="24"/>
          <w:lang w:eastAsia="ko-KR"/>
        </w:rPr>
        <w:t>센싱부(110)</w:t>
      </w:r>
      <w:r w:rsidR="00D3511A">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거리측정 센서(111)</w:t>
      </w:r>
      <w:r w:rsidR="00D3511A">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D3511A">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 </w:t>
      </w:r>
      <w:r w:rsidR="00D3511A"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센서(111)</w:t>
      </w:r>
      <w:r w:rsidR="00D3511A"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는 팔꿈치의 </w:t>
      </w:r>
      <w:r w:rsidR="00D3511A">
        <w:rPr>
          <w:rFonts w:ascii="맑은 고딕" w:eastAsia="맑은 고딕" w:hAnsi="맑은 고딕" w:hint="eastAsia"/>
          <w:iCs/>
          <w:color w:val="000000" w:themeColor="text1"/>
          <w:sz w:val="24"/>
          <w:lang w:eastAsia="ko-KR"/>
        </w:rPr>
        <w:lastRenderedPageBreak/>
        <w:t xml:space="preserve">접힘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D3511A">
        <w:rPr>
          <w:rFonts w:ascii="맑은 고딕" w:eastAsia="맑은 고딕" w:hAnsi="맑은 고딕" w:hint="eastAsia"/>
          <w:iCs/>
          <w:color w:val="000000" w:themeColor="text1"/>
          <w:sz w:val="24"/>
          <w:lang w:eastAsia="ko-KR"/>
        </w:rPr>
        <w:t>와 아래와 같은 관계가 있음을 알 수 있다.</w:t>
      </w:r>
    </w:p>
    <w:p w:rsidR="00D3511A" w:rsidRPr="00D3511A" w:rsidRDefault="00D3511A" w:rsidP="00D3511A">
      <w:pPr>
        <w:adjustRightInd w:val="0"/>
        <w:spacing w:line="360" w:lineRule="auto"/>
        <w:ind w:firstLineChars="330" w:firstLine="792"/>
        <w:outlineLvl w:val="1"/>
        <w:rPr>
          <w:rFonts w:ascii="맑은 고딕" w:eastAsia="맑은 고딕" w:hAnsi="맑은 고딕"/>
          <w:color w:val="000000" w:themeColor="text1"/>
          <w:sz w:val="24"/>
          <w:lang w:eastAsia="ko-KR"/>
        </w:rPr>
      </w:pPr>
      <m:oMath>
        <m:r>
          <w:rPr>
            <w:rFonts w:ascii="Cambria Math" w:eastAsia="맑은 고딕" w:hAnsi="Cambria Math"/>
            <w:color w:val="000000" w:themeColor="text1"/>
            <w:sz w:val="24"/>
            <w:lang w:eastAsia="ko-KR"/>
          </w:rPr>
          <m:t>tan</m:t>
        </m:r>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w:rPr>
            <w:rFonts w:ascii="Cambria Math" w:eastAsia="맑은 고딕" w:hAnsi="Cambria Math"/>
            <w:color w:val="000000" w:themeColor="text1"/>
            <w:sz w:val="24"/>
            <w:lang w:eastAsia="ko-KR"/>
          </w:rPr>
          <m:t>-π/2)</m:t>
        </m:r>
      </m:oMath>
      <w:r w:rsidRPr="00D3511A">
        <w:rPr>
          <w:rFonts w:ascii="맑은 고딕" w:eastAsia="맑은 고딕" w:hAnsi="맑은 고딕" w:hint="eastAsia"/>
          <w:color w:val="000000" w:themeColor="text1"/>
          <w:sz w:val="24"/>
          <w:lang w:eastAsia="ko-KR"/>
        </w:rPr>
        <w:t xml:space="preserve"> = </w:t>
      </w:r>
      <m:oMath>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oMath>
    </w:p>
    <w:p w:rsidR="00D3511A" w:rsidRDefault="00D3511A"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w:t>
      </w:r>
      <w:r w:rsidRPr="006F5C54">
        <w:rPr>
          <w:rFonts w:ascii="맑은 고딕" w:eastAsia="맑은 고딕" w:hAnsi="맑은 고딕" w:hint="eastAsia"/>
          <w:iCs/>
          <w:color w:val="000000" w:themeColor="text1"/>
          <w:sz w:val="24"/>
          <w:lang w:eastAsia="ko-KR"/>
        </w:rPr>
        <w:t xml:space="preserve">관계식으로부터 </w:t>
      </w:r>
      <w:r>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를 구하는 식을 아래와 같이 유도할 수 있다.</w:t>
      </w:r>
    </w:p>
    <w:p w:rsidR="006F5C54" w:rsidRPr="006F5C54" w:rsidRDefault="00AA2154"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ParaPr>
          <m:jc m:val="centerGroup"/>
        </m:oMathPara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m:rPr>
              <m:sty m:val="p"/>
            </m:rPr>
            <w:rPr>
              <w:rFonts w:ascii="Cambria Math" w:eastAsia="맑은 고딕" w:hAnsi="Cambria Math"/>
              <w:color w:val="000000" w:themeColor="text1"/>
              <w:sz w:val="24"/>
              <w:lang w:eastAsia="ko-KR"/>
            </w:rPr>
            <m:t>=</m:t>
          </m:r>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r>
                <w:rPr>
                  <w:rFonts w:ascii="Cambria Math" w:eastAsia="맑은 고딕" w:hAnsi="Cambria Math"/>
                  <w:color w:val="000000" w:themeColor="text1"/>
                  <w:sz w:val="24"/>
                  <w:lang w:eastAsia="ko-KR"/>
                </w:rPr>
                <m:t>+π/2</m:t>
              </m:r>
            </m:e>
          </m:func>
        </m:oMath>
      </m:oMathPara>
    </w:p>
    <w:p w:rsidR="00A5390D" w:rsidRDefault="00EF1369" w:rsidP="004446A3">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팔꿈치의 접힘 각도</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 xml:space="preserve">를 구하는 과정은 </w:t>
      </w:r>
      <w:r w:rsidR="00E54FB6">
        <w:rPr>
          <w:rFonts w:ascii="맑은 고딕" w:eastAsia="맑은 고딕" w:hAnsi="맑은 고딕" w:hint="eastAsia"/>
          <w:iCs/>
          <w:color w:val="000000" w:themeColor="text1"/>
          <w:sz w:val="24"/>
          <w:lang w:eastAsia="ko-KR"/>
        </w:rPr>
        <w:t>동작인식 디바이스(10)</w:t>
      </w:r>
      <w:r>
        <w:rPr>
          <w:rFonts w:ascii="맑은 고딕" w:eastAsia="맑은 고딕" w:hAnsi="맑은 고딕" w:hint="eastAsia"/>
          <w:iCs/>
          <w:color w:val="000000" w:themeColor="text1"/>
          <w:sz w:val="24"/>
          <w:lang w:eastAsia="ko-KR"/>
        </w:rPr>
        <w:t xml:space="preserve">에서 수행될 수 </w:t>
      </w:r>
      <w:r w:rsidR="00B211C5">
        <w:rPr>
          <w:rFonts w:ascii="맑은 고딕" w:eastAsia="맑은 고딕" w:hAnsi="맑은 고딕" w:hint="eastAsia"/>
          <w:iCs/>
          <w:color w:val="000000" w:themeColor="text1"/>
          <w:sz w:val="24"/>
          <w:lang w:eastAsia="ko-KR"/>
        </w:rPr>
        <w:t>있</w:t>
      </w:r>
      <w:r>
        <w:rPr>
          <w:rFonts w:ascii="맑은 고딕" w:eastAsia="맑은 고딕" w:hAnsi="맑은 고딕" w:hint="eastAsia"/>
          <w:iCs/>
          <w:color w:val="000000" w:themeColor="text1"/>
          <w:sz w:val="24"/>
          <w:lang w:eastAsia="ko-KR"/>
        </w:rPr>
        <w:t>고,</w:t>
      </w:r>
      <w:r>
        <w:rPr>
          <w:rFonts w:ascii="맑은 고딕" w:eastAsia="맑은 고딕" w:hAnsi="맑은 고딕"/>
          <w:iCs/>
          <w:color w:val="000000" w:themeColor="text1"/>
          <w:sz w:val="24"/>
          <w:lang w:eastAsia="ko-KR"/>
        </w:rPr>
        <w:t xml:space="preserve"> </w:t>
      </w:r>
      <w:r w:rsidR="00BF4C2D">
        <w:rPr>
          <w:rFonts w:ascii="맑은 고딕" w:eastAsia="맑은 고딕" w:hAnsi="맑은 고딕"/>
          <w:iCs/>
          <w:color w:val="000000" w:themeColor="text1"/>
          <w:sz w:val="24"/>
          <w:lang w:eastAsia="ko-KR"/>
        </w:rPr>
        <w:t>HMD</w:t>
      </w:r>
      <w:r>
        <w:rPr>
          <w:rFonts w:ascii="맑은 고딕" w:eastAsia="맑은 고딕" w:hAnsi="맑은 고딕" w:hint="eastAsia"/>
          <w:iCs/>
          <w:color w:val="000000" w:themeColor="text1"/>
          <w:sz w:val="24"/>
          <w:lang w:eastAsia="ko-KR"/>
        </w:rPr>
        <w:t xml:space="preserve">나 </w:t>
      </w:r>
      <w:r>
        <w:rPr>
          <w:rFonts w:ascii="맑은 고딕" w:eastAsia="맑은 고딕" w:hAnsi="맑은 고딕"/>
          <w:iCs/>
          <w:color w:val="000000" w:themeColor="text1"/>
          <w:sz w:val="24"/>
          <w:lang w:eastAsia="ko-KR"/>
        </w:rPr>
        <w:t>TV</w:t>
      </w:r>
      <w:r>
        <w:rPr>
          <w:rFonts w:ascii="맑은 고딕" w:eastAsia="맑은 고딕" w:hAnsi="맑은 고딕" w:hint="eastAsia"/>
          <w:iCs/>
          <w:color w:val="000000" w:themeColor="text1"/>
          <w:sz w:val="24"/>
          <w:lang w:eastAsia="ko-KR"/>
        </w:rPr>
        <w:t xml:space="preserve">와 같은 </w:t>
      </w:r>
      <w:r w:rsidR="00E54FB6">
        <w:rPr>
          <w:rFonts w:ascii="맑은 고딕" w:eastAsia="맑은 고딕" w:hAnsi="맑은 고딕" w:hint="eastAsia"/>
          <w:iCs/>
          <w:color w:val="000000" w:themeColor="text1"/>
          <w:sz w:val="24"/>
          <w:lang w:eastAsia="ko-KR"/>
        </w:rPr>
        <w:t>디스플레이부(161)</w:t>
      </w:r>
      <w:r>
        <w:rPr>
          <w:rFonts w:ascii="맑은 고딕" w:eastAsia="맑은 고딕" w:hAnsi="맑은 고딕" w:hint="eastAsia"/>
          <w:iCs/>
          <w:color w:val="000000" w:themeColor="text1"/>
          <w:sz w:val="24"/>
          <w:lang w:eastAsia="ko-KR"/>
        </w:rPr>
        <w:t>가 있는 장치</w:t>
      </w:r>
      <w:r w:rsidR="00B211C5">
        <w:rPr>
          <w:rFonts w:ascii="맑은 고딕" w:eastAsia="맑은 고딕" w:hAnsi="맑은 고딕" w:hint="eastAsia"/>
          <w:iCs/>
          <w:color w:val="000000" w:themeColor="text1"/>
          <w:sz w:val="24"/>
          <w:lang w:eastAsia="ko-KR"/>
        </w:rPr>
        <w:t xml:space="preserve">에서 </w:t>
      </w:r>
      <w:r w:rsidR="00E54FB6">
        <w:rPr>
          <w:rFonts w:ascii="맑은 고딕" w:eastAsia="맑은 고딕" w:hAnsi="맑은 고딕" w:hint="eastAsia"/>
          <w:iCs/>
          <w:color w:val="000000" w:themeColor="text1"/>
          <w:sz w:val="24"/>
          <w:lang w:eastAsia="ko-KR"/>
        </w:rPr>
        <w:t>동작인식 디바이스(10)</w:t>
      </w:r>
      <w:r w:rsidR="00B211C5">
        <w:rPr>
          <w:rFonts w:ascii="맑은 고딕" w:eastAsia="맑은 고딕" w:hAnsi="맑은 고딕" w:hint="eastAsia"/>
          <w:iCs/>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B211C5">
        <w:rPr>
          <w:rFonts w:ascii="맑은 고딕" w:eastAsia="맑은 고딕" w:hAnsi="맑은 고딕" w:hint="eastAsia"/>
          <w:color w:val="000000" w:themeColor="text1"/>
          <w:sz w:val="24"/>
          <w:lang w:eastAsia="ko-KR"/>
        </w:rPr>
        <w:t xml:space="preserve">의 측정거리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B211C5">
        <w:rPr>
          <w:rFonts w:ascii="맑은 고딕" w:eastAsia="맑은 고딕" w:hAnsi="맑은 고딕" w:hint="eastAsia"/>
          <w:iCs/>
          <w:color w:val="000000" w:themeColor="text1"/>
          <w:sz w:val="24"/>
          <w:lang w:eastAsia="ko-KR"/>
        </w:rPr>
        <w:t xml:space="preserve">값을 </w:t>
      </w:r>
      <w:r>
        <w:rPr>
          <w:rFonts w:ascii="맑은 고딕" w:eastAsia="맑은 고딕" w:hAnsi="맑은 고딕" w:hint="eastAsia"/>
          <w:iCs/>
          <w:color w:val="000000" w:themeColor="text1"/>
          <w:sz w:val="24"/>
          <w:lang w:eastAsia="ko-KR"/>
        </w:rPr>
        <w:t xml:space="preserve">수신하여 </w:t>
      </w:r>
      <w:r w:rsidR="00B211C5">
        <w:rPr>
          <w:rFonts w:ascii="맑은 고딕" w:eastAsia="맑은 고딕" w:hAnsi="맑은 고딕" w:hint="eastAsia"/>
          <w:iCs/>
          <w:color w:val="000000" w:themeColor="text1"/>
          <w:sz w:val="24"/>
          <w:lang w:eastAsia="ko-KR"/>
        </w:rPr>
        <w:t>수행될 수도 있다.</w:t>
      </w:r>
    </w:p>
    <w:p w:rsidR="00EF1369" w:rsidRPr="00EF1369" w:rsidRDefault="00B211C5"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를 구하는 과정에 대해 살펴보기로 한다.</w:t>
      </w:r>
    </w:p>
    <w:p w:rsidR="008402D1" w:rsidRDefault="008402D1"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8402D1">
        <w:rPr>
          <w:rFonts w:ascii="맑은 고딕" w:eastAsia="맑은 고딕" w:hAnsi="맑은 고딕" w:hint="eastAsia"/>
          <w:color w:val="000000" w:themeColor="text1"/>
          <w:sz w:val="24"/>
          <w:lang w:eastAsia="ko-KR"/>
        </w:rPr>
        <w:t>팔꿈치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접힘이</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없는</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상태를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가정하여</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상부쪽인 팔꿈치에 가까운 부분에 장착된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sidRPr="008402D1">
        <w:rPr>
          <w:rFonts w:ascii="맑은 고딕" w:eastAsia="맑은 고딕" w:hAnsi="맑은 고딕" w:hint="eastAsia"/>
          <w:color w:val="000000" w:themeColor="text1"/>
          <w:sz w:val="24"/>
          <w:lang w:eastAsia="ko-KR"/>
        </w:rPr>
        <w:t>에서</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측정한</w:t>
      </w:r>
      <w:r w:rsidRPr="008402D1">
        <w:rPr>
          <w:rFonts w:ascii="맑은 고딕" w:eastAsia="맑은 고딕" w:hAnsi="맑은 고딕"/>
          <w:color w:val="000000" w:themeColor="text1"/>
          <w:sz w:val="24"/>
          <w:lang w:eastAsia="ko-KR"/>
        </w:rPr>
        <w:t xml:space="preserve"> </w:t>
      </w:r>
      <w:r w:rsidR="002A2A4D" w:rsidRPr="00686EA4">
        <w:rPr>
          <w:rFonts w:ascii="맑은 고딕" w:eastAsia="맑은 고딕" w:hAnsi="맑은 고딕"/>
          <w:color w:val="000000" w:themeColor="text1"/>
          <w:sz w:val="24"/>
          <w:lang w:eastAsia="ko-KR"/>
        </w:rPr>
        <w:t>3</w:t>
      </w:r>
      <w:r w:rsidR="002A2A4D" w:rsidRPr="00686EA4">
        <w:rPr>
          <w:rFonts w:ascii="맑은 고딕" w:eastAsia="맑은 고딕" w:hAnsi="맑은 고딕" w:hint="eastAsia"/>
          <w:color w:val="000000" w:themeColor="text1"/>
          <w:sz w:val="24"/>
          <w:lang w:eastAsia="ko-KR"/>
        </w:rPr>
        <w:t>방향의</w:t>
      </w:r>
      <w:r w:rsidR="002A2A4D" w:rsidRPr="00686EA4">
        <w:rPr>
          <w:rFonts w:ascii="맑은 고딕" w:eastAsia="맑은 고딕" w:hAnsi="맑은 고딕"/>
          <w:color w:val="000000" w:themeColor="text1"/>
          <w:sz w:val="24"/>
          <w:lang w:eastAsia="ko-KR"/>
        </w:rPr>
        <w:t xml:space="preserve"> </w:t>
      </w:r>
      <w:r w:rsidR="002A2A4D" w:rsidRPr="00686EA4">
        <w:rPr>
          <w:rFonts w:ascii="맑은 고딕" w:eastAsia="맑은 고딕" w:hAnsi="맑은 고딕" w:hint="eastAsia"/>
          <w:color w:val="000000" w:themeColor="text1"/>
          <w:sz w:val="24"/>
          <w:lang w:eastAsia="ko-KR"/>
        </w:rPr>
        <w:t>각도</w:t>
      </w:r>
      <w:r w:rsidR="002A2A4D"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w:t>
      </w:r>
      <w:r w:rsidR="002A2A4D">
        <w:rPr>
          <w:rFonts w:ascii="맑은 고딕" w:eastAsia="맑은 고딕" w:hAnsi="맑은 고딕"/>
          <w:color w:val="000000" w:themeColor="text1"/>
          <w:sz w:val="24"/>
          <w:lang w:eastAsia="ko-KR"/>
        </w:rPr>
        <w:t xml:space="preserve"> </w:t>
      </w:r>
      <w:r w:rsidR="002A2A4D">
        <w:rPr>
          <w:rFonts w:ascii="맑은 고딕" w:eastAsia="맑은 고딕" w:hAnsi="맑은 고딕" w:hint="eastAsia"/>
          <w:color w:val="000000" w:themeColor="text1"/>
          <w:sz w:val="24"/>
          <w:lang w:eastAsia="ko-KR"/>
        </w:rPr>
        <w:t xml:space="preserve">값 </w:t>
      </w:r>
      <w:r w:rsidRPr="008402D1">
        <w:rPr>
          <w:rFonts w:ascii="맑은 고딕" w:eastAsia="맑은 고딕" w:hAnsi="맑은 고딕" w:hint="eastAsia"/>
          <w:color w:val="000000" w:themeColor="text1"/>
          <w:sz w:val="24"/>
          <w:lang w:eastAsia="ko-KR"/>
        </w:rPr>
        <w:t>중</w:t>
      </w:r>
      <w:r w:rsidR="002A2A4D">
        <w:rPr>
          <w:rFonts w:ascii="맑은 고딕" w:eastAsia="맑은 고딕" w:hAnsi="맑은 고딕" w:hint="eastAsia"/>
          <w:color w:val="000000" w:themeColor="text1"/>
          <w:sz w:val="24"/>
          <w:lang w:eastAsia="ko-KR"/>
        </w:rPr>
        <w:t xml:space="preserve">에서 </w:t>
      </w:r>
      <w:r w:rsidR="002A2A4D"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Pr="008402D1">
        <w:rPr>
          <w:rFonts w:ascii="맑은 고딕" w:eastAsia="맑은 고딕" w:hAnsi="맑은 고딕" w:hint="eastAsia"/>
          <w:color w:val="000000" w:themeColor="text1"/>
          <w:sz w:val="24"/>
          <w:lang w:eastAsia="ko-KR"/>
        </w:rPr>
        <w:t>으로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설정</w:t>
      </w:r>
      <w:r w:rsidR="00794662">
        <w:rPr>
          <w:rFonts w:ascii="맑은 고딕" w:eastAsia="맑은 고딕" w:hAnsi="맑은 고딕" w:hint="eastAsia"/>
          <w:color w:val="000000" w:themeColor="text1"/>
          <w:sz w:val="24"/>
          <w:lang w:eastAsia="ko-KR"/>
        </w:rPr>
        <w:t>할 수 있</w:t>
      </w:r>
      <w:r w:rsidR="00A31DB5">
        <w:rPr>
          <w:rFonts w:ascii="맑은 고딕" w:eastAsia="맑은 고딕" w:hAnsi="맑은 고딕" w:hint="eastAsia"/>
          <w:color w:val="000000" w:themeColor="text1"/>
          <w:sz w:val="24"/>
          <w:lang w:eastAsia="ko-KR"/>
        </w:rPr>
        <w:t>고,</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나머지</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두</w:t>
      </w:r>
      <w:r w:rsidR="002A2A4D">
        <w:rPr>
          <w:rFonts w:ascii="맑은 고딕" w:eastAsia="맑은 고딕" w:hAnsi="맑은 고딕" w:hint="eastAsia"/>
          <w:color w:val="000000" w:themeColor="text1"/>
          <w:sz w:val="24"/>
          <w:lang w:eastAsia="ko-KR"/>
        </w:rPr>
        <w:t xml:space="preserve"> 개</w:t>
      </w:r>
      <w:r w:rsidRPr="008402D1">
        <w:rPr>
          <w:rFonts w:ascii="맑은 고딕" w:eastAsia="맑은 고딕" w:hAnsi="맑은 고딕"/>
          <w:color w:val="000000" w:themeColor="text1"/>
          <w:sz w:val="24"/>
          <w:lang w:eastAsia="ko-KR"/>
        </w:rPr>
        <w:t xml:space="preserve"> </w:t>
      </w:r>
      <w:r w:rsidR="002A2A4D" w:rsidRPr="00A73892">
        <w:rPr>
          <w:rFonts w:ascii="맑은 고딕" w:eastAsia="맑은 고딕" w:hAnsi="맑은 고딕" w:hint="eastAsia"/>
          <w:color w:val="000000" w:themeColor="text1"/>
          <w:sz w:val="24"/>
          <w:lang w:eastAsia="ko-KR"/>
        </w:rPr>
        <w:t xml:space="preserve">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이용하여</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31DB5">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Pr="008402D1">
        <w:rPr>
          <w:rFonts w:ascii="맑은 고딕" w:eastAsia="맑은 고딕" w:hAnsi="맑은 고딕" w:hint="eastAsia"/>
          <w:color w:val="000000" w:themeColor="text1"/>
          <w:sz w:val="24"/>
          <w:lang w:eastAsia="ko-KR"/>
        </w:rPr>
        <w:t>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얻을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있</w:t>
      </w:r>
      <w:r w:rsidR="002A2A4D">
        <w:rPr>
          <w:rFonts w:ascii="맑은 고딕" w:eastAsia="맑은 고딕" w:hAnsi="맑은 고딕" w:hint="eastAsia"/>
          <w:color w:val="000000" w:themeColor="text1"/>
          <w:sz w:val="24"/>
          <w:lang w:eastAsia="ko-KR"/>
        </w:rPr>
        <w:t>다.</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31DB5">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31DB5">
        <w:rPr>
          <w:rFonts w:ascii="맑은 고딕" w:eastAsia="맑은 고딕" w:hAnsi="맑은 고딕" w:hint="eastAsia"/>
          <w:iCs/>
          <w:color w:val="000000" w:themeColor="text1"/>
          <w:sz w:val="24"/>
          <w:lang w:eastAsia="ko-KR"/>
        </w:rPr>
        <w:t>를 구할 때,</w:t>
      </w:r>
      <w:r w:rsidR="00A31DB5">
        <w:rPr>
          <w:rFonts w:ascii="맑은 고딕" w:eastAsia="맑은 고딕" w:hAnsi="맑은 고딕"/>
          <w:iCs/>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팔꿈치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접힘</w:t>
      </w:r>
      <w:r w:rsidR="00A31DB5">
        <w:rPr>
          <w:rFonts w:ascii="맑은 고딕" w:eastAsia="맑은 고딕" w:hAnsi="맑은 고딕" w:hint="eastAsia"/>
          <w:color w:val="000000" w:themeColor="text1"/>
          <w:sz w:val="24"/>
          <w:lang w:eastAsia="ko-KR"/>
        </w:rPr>
        <w:t>의 정도를 함께 고려하여 각각의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각도를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계산해야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하므로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활용</w:t>
      </w:r>
      <w:r w:rsidR="00A31DB5">
        <w:rPr>
          <w:rFonts w:ascii="맑은 고딕" w:eastAsia="맑은 고딕" w:hAnsi="맑은 고딕" w:hint="eastAsia"/>
          <w:color w:val="000000" w:themeColor="text1"/>
          <w:sz w:val="24"/>
          <w:lang w:eastAsia="ko-KR"/>
        </w:rPr>
        <w:t>할 수 있다.</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또한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는</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w:t>
      </w:r>
      <w:r w:rsidRPr="008402D1">
        <w:rPr>
          <w:rFonts w:ascii="맑은 고딕" w:eastAsia="맑은 고딕" w:hAnsi="맑은 고딕" w:hint="eastAsia"/>
          <w:color w:val="000000" w:themeColor="text1"/>
          <w:sz w:val="24"/>
          <w:lang w:eastAsia="ko-KR"/>
        </w:rPr>
        <w:t>뒤틀림</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영향을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받아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회전축이</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바뀌므로</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자이로 센서(112)</w:t>
      </w:r>
      <w:r w:rsidRPr="008402D1">
        <w:rPr>
          <w:rFonts w:ascii="맑은 고딕" w:eastAsia="맑은 고딕" w:hAnsi="맑은 고딕" w:hint="eastAsia"/>
          <w:color w:val="000000" w:themeColor="text1"/>
          <w:sz w:val="24"/>
          <w:lang w:eastAsia="ko-KR"/>
        </w:rPr>
        <w:t>에서</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측정한</w:t>
      </w:r>
      <w:r w:rsidRPr="008402D1">
        <w:rPr>
          <w:rFonts w:ascii="맑은 고딕" w:eastAsia="맑은 고딕" w:hAnsi="맑은 고딕"/>
          <w:color w:val="000000" w:themeColor="text1"/>
          <w:sz w:val="24"/>
          <w:lang w:eastAsia="ko-KR"/>
        </w:rPr>
        <w:t xml:space="preserve"> </w:t>
      </w:r>
      <w:r w:rsidR="00A31DB5" w:rsidRPr="00A73892">
        <w:rPr>
          <w:rFonts w:ascii="맑은 고딕" w:eastAsia="맑은 고딕" w:hAnsi="맑은 고딕" w:hint="eastAsia"/>
          <w:color w:val="000000" w:themeColor="text1"/>
          <w:sz w:val="24"/>
          <w:lang w:eastAsia="ko-KR"/>
        </w:rPr>
        <w:t xml:space="preserve">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31DB5"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31DB5">
        <w:rPr>
          <w:rFonts w:ascii="맑은 고딕" w:eastAsia="맑은 고딕" w:hAnsi="맑은 고딕" w:hint="eastAsia"/>
          <w:color w:val="000000" w:themeColor="text1"/>
          <w:sz w:val="24"/>
          <w:lang w:eastAsia="ko-KR"/>
        </w:rPr>
        <w:t>값</w:t>
      </w:r>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w:t>
      </w:r>
      <w:r w:rsidR="00A31DB5" w:rsidRPr="008402D1">
        <w:rPr>
          <w:rFonts w:ascii="맑은 고딕" w:eastAsia="맑은 고딕" w:hAnsi="맑은 고딕" w:hint="eastAsia"/>
          <w:color w:val="000000" w:themeColor="text1"/>
          <w:sz w:val="24"/>
          <w:lang w:eastAsia="ko-KR"/>
        </w:rPr>
        <w:t>뒤틀림</w:t>
      </w:r>
      <w:r w:rsidR="00A31DB5"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lastRenderedPageBreak/>
        <w:t xml:space="preserve">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A31DB5">
        <w:rPr>
          <w:rFonts w:ascii="맑은 고딕" w:eastAsia="맑은 고딕" w:hAnsi="맑은 고딕" w:hint="eastAsia"/>
          <w:iCs/>
          <w:color w:val="000000" w:themeColor="text1"/>
          <w:sz w:val="24"/>
          <w:lang w:eastAsia="ko-KR"/>
        </w:rPr>
        <w:t xml:space="preserve">의 </w:t>
      </w:r>
      <w:r w:rsidRPr="008402D1">
        <w:rPr>
          <w:rFonts w:ascii="맑은 고딕" w:eastAsia="맑은 고딕" w:hAnsi="맑은 고딕" w:hint="eastAsia"/>
          <w:color w:val="000000" w:themeColor="text1"/>
          <w:sz w:val="24"/>
          <w:lang w:eastAsia="ko-KR"/>
        </w:rPr>
        <w:t>가중치를</w:t>
      </w:r>
      <w:r w:rsidRPr="008402D1">
        <w:rPr>
          <w:rFonts w:ascii="맑은 고딕" w:eastAsia="맑은 고딕" w:hAnsi="맑은 고딕"/>
          <w:color w:val="000000" w:themeColor="text1"/>
          <w:sz w:val="24"/>
          <w:lang w:eastAsia="ko-KR"/>
        </w:rPr>
        <w:t xml:space="preserve"> </w:t>
      </w:r>
      <w:r w:rsidR="00794662">
        <w:rPr>
          <w:rFonts w:ascii="맑은 고딕" w:eastAsia="맑은 고딕" w:hAnsi="맑은 고딕" w:hint="eastAsia"/>
          <w:color w:val="000000" w:themeColor="text1"/>
          <w:sz w:val="24"/>
          <w:lang w:eastAsia="ko-KR"/>
        </w:rPr>
        <w:t xml:space="preserve">곱한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더해</w:t>
      </w:r>
      <w:r w:rsidR="00794662">
        <w:rPr>
          <w:rFonts w:ascii="맑은 고딕" w:eastAsia="맑은 고딕" w:hAnsi="맑은 고딕" w:hint="eastAsia"/>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주어</w:t>
      </w:r>
      <w:r w:rsidR="00A31DB5">
        <w:rPr>
          <w:rFonts w:ascii="맑은 고딕" w:eastAsia="맑은 고딕" w:hAnsi="맑은 고딕" w:hint="eastAsia"/>
          <w:color w:val="000000" w:themeColor="text1"/>
          <w:sz w:val="24"/>
          <w:lang w:eastAsia="ko-KR"/>
        </w:rPr>
        <w:t>야</w:t>
      </w:r>
      <w:r w:rsidR="00794662">
        <w:rPr>
          <w:rFonts w:ascii="맑은 고딕" w:eastAsia="맑은 고딕" w:hAnsi="맑은 고딕" w:hint="eastAsia"/>
          <w:color w:val="000000" w:themeColor="text1"/>
          <w:sz w:val="24"/>
          <w:lang w:eastAsia="ko-KR"/>
        </w:rPr>
        <w:t xml:space="preserve">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794662">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794662">
        <w:rPr>
          <w:rFonts w:ascii="맑은 고딕" w:eastAsia="맑은 고딕" w:hAnsi="맑은 고딕" w:hint="eastAsia"/>
          <w:iCs/>
          <w:color w:val="000000" w:themeColor="text1"/>
          <w:sz w:val="24"/>
          <w:lang w:eastAsia="ko-KR"/>
        </w:rPr>
        <w:t xml:space="preserve">를 구할 수 있다. </w:t>
      </w:r>
      <w:r w:rsidR="00A136A7">
        <w:rPr>
          <w:rFonts w:ascii="맑은 고딕" w:eastAsia="맑은 고딕" w:hAnsi="맑은 고딕" w:hint="eastAsia"/>
          <w:iCs/>
          <w:color w:val="000000" w:themeColor="text1"/>
          <w:sz w:val="24"/>
          <w:lang w:eastAsia="ko-KR"/>
        </w:rPr>
        <w:t>위와 같은 과정을 거쳐</w:t>
      </w:r>
      <w:r w:rsidR="00A136A7">
        <w:rPr>
          <w:rFonts w:ascii="맑은 고딕" w:eastAsia="맑은 고딕" w:hAnsi="맑은 고딕"/>
          <w:iCs/>
          <w:color w:val="000000" w:themeColor="text1"/>
          <w:sz w:val="24"/>
          <w:lang w:eastAsia="ko-KR"/>
        </w:rPr>
        <w:t>,</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부착한</w:t>
      </w:r>
      <w:r w:rsidR="00A136A7">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794662">
        <w:rPr>
          <w:rFonts w:ascii="맑은 고딕" w:eastAsia="맑은 고딕" w:hAnsi="맑은 고딕" w:hint="eastAsia"/>
          <w:color w:val="000000" w:themeColor="text1"/>
          <w:sz w:val="24"/>
          <w:lang w:eastAsia="ko-KR"/>
        </w:rPr>
        <w:t xml:space="preserve">를 이용하여 </w:t>
      </w:r>
      <w:r w:rsidR="00E54FB6">
        <w:rPr>
          <w:rFonts w:ascii="맑은 고딕" w:eastAsia="맑은 고딕" w:hAnsi="맑은 고딕" w:hint="eastAsia"/>
          <w:color w:val="000000" w:themeColor="text1"/>
          <w:sz w:val="24"/>
          <w:lang w:eastAsia="ko-KR"/>
        </w:rPr>
        <w:t>상완부(211)</w:t>
      </w:r>
      <w:r w:rsidR="00794662">
        <w:rPr>
          <w:rFonts w:ascii="맑은 고딕" w:eastAsia="맑은 고딕" w:hAnsi="맑은 고딕" w:hint="eastAsia"/>
          <w:color w:val="000000" w:themeColor="text1"/>
          <w:sz w:val="24"/>
          <w:lang w:eastAsia="ko-KR"/>
        </w:rPr>
        <w:t>의</w:t>
      </w:r>
      <w:r w:rsidRPr="008402D1">
        <w:rPr>
          <w:rFonts w:ascii="맑은 고딕" w:eastAsia="맑은 고딕" w:hAnsi="맑은 고딕"/>
          <w:color w:val="000000" w:themeColor="text1"/>
          <w:sz w:val="24"/>
          <w:lang w:eastAsia="ko-KR"/>
        </w:rPr>
        <w:t xml:space="preserve"> </w:t>
      </w:r>
      <w:r w:rsidR="00794662">
        <w:rPr>
          <w:rFonts w:ascii="맑은 고딕" w:eastAsia="맑은 고딕" w:hAnsi="맑은 고딕" w:hint="eastAsia"/>
          <w:color w:val="000000" w:themeColor="text1"/>
          <w:sz w:val="24"/>
          <w:lang w:eastAsia="ko-KR"/>
        </w:rPr>
        <w:t>움직임 데이터를 구할 수 있다.</w:t>
      </w:r>
    </w:p>
    <w:p w:rsidR="00747EA2" w:rsidRDefault="00E54FB6"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6F5C54">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3</w:t>
      </w:r>
      <w:r w:rsidR="00686EA4" w:rsidRPr="00686EA4">
        <w:rPr>
          <w:rFonts w:ascii="맑은 고딕" w:eastAsia="맑은 고딕" w:hAnsi="맑은 고딕" w:hint="eastAsia"/>
          <w:color w:val="000000" w:themeColor="text1"/>
          <w:sz w:val="24"/>
          <w:lang w:eastAsia="ko-KR"/>
        </w:rPr>
        <w:t>방향의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각도를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통해</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팔</w:t>
      </w:r>
      <w:r w:rsidR="00686EA4">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686EA4" w:rsidRP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절대적인</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각도</w:t>
      </w:r>
      <w:r w:rsidR="005614D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w:t>
      </w:r>
      <w:r w:rsidR="00686EA4" w:rsidRPr="00686EA4">
        <w:rPr>
          <w:rFonts w:ascii="맑은 고딕" w:eastAsia="맑은 고딕" w:hAnsi="맑은 고딕" w:hint="eastAsia"/>
          <w:color w:val="000000" w:themeColor="text1"/>
          <w:sz w:val="24"/>
          <w:lang w:eastAsia="ko-KR"/>
        </w:rPr>
        <w:t>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알</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있으며</w:t>
      </w:r>
      <w:r w:rsidR="00686EA4" w:rsidRPr="00686EA4">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686EA4" w:rsidRPr="00686EA4">
        <w:rPr>
          <w:rFonts w:ascii="맑은 고딕" w:eastAsia="맑은 고딕" w:hAnsi="맑은 고딕" w:hint="eastAsia"/>
          <w:color w:val="000000" w:themeColor="text1"/>
          <w:sz w:val="24"/>
          <w:lang w:eastAsia="ko-KR"/>
        </w:rPr>
        <w:t>은</w:t>
      </w:r>
      <w:r w:rsidR="00686EA4" w:rsidRPr="00686EA4">
        <w:rPr>
          <w:rFonts w:ascii="맑은 고딕" w:eastAsia="맑은 고딕" w:hAnsi="맑은 고딕"/>
          <w:color w:val="000000" w:themeColor="text1"/>
          <w:sz w:val="24"/>
          <w:lang w:eastAsia="ko-KR"/>
        </w:rPr>
        <w:t xml:space="preserve"> </w:t>
      </w:r>
      <w:r w:rsidR="00686EA4">
        <w:rPr>
          <w:rFonts w:ascii="맑은 고딕" w:eastAsia="맑은 고딕" w:hAnsi="맑은 고딕" w:hint="eastAsia"/>
          <w:color w:val="000000" w:themeColor="text1"/>
          <w:sz w:val="24"/>
          <w:lang w:eastAsia="ko-KR"/>
        </w:rPr>
        <w:t xml:space="preserve">팔 </w:t>
      </w:r>
      <w:r>
        <w:rPr>
          <w:rFonts w:ascii="맑은 고딕" w:eastAsia="맑은 고딕" w:hAnsi="맑은 고딕" w:hint="eastAsia"/>
          <w:color w:val="000000" w:themeColor="text1"/>
          <w:sz w:val="24"/>
          <w:lang w:eastAsia="ko-KR"/>
        </w:rPr>
        <w:t>상완부(211)</w:t>
      </w:r>
      <w:r w:rsidR="00686EA4" w:rsidRP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뒤틀림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방향</w:t>
      </w:r>
      <w:r w:rsid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686EA4" w:rsidRPr="00686EA4">
        <w:rPr>
          <w:rFonts w:ascii="맑은 고딕" w:eastAsia="맑은 고딕" w:hAnsi="맑은 고딕"/>
          <w:color w:val="000000" w:themeColor="text1"/>
          <w:sz w:val="24"/>
          <w:lang w:eastAsia="ko-KR"/>
        </w:rPr>
        <w:t>)</w:t>
      </w:r>
      <w:r w:rsidR="00686EA4" w:rsidRPr="00686EA4">
        <w:rPr>
          <w:rFonts w:ascii="맑은 고딕" w:eastAsia="맑은 고딕" w:hAnsi="맑은 고딕" w:hint="eastAsia"/>
          <w:color w:val="000000" w:themeColor="text1"/>
          <w:sz w:val="24"/>
          <w:lang w:eastAsia="ko-KR"/>
        </w:rPr>
        <w:t>에</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따라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축이</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회전한다는</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점을</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통해</w:t>
      </w:r>
      <w:r w:rsidR="00686EA4" w:rsidRPr="00686EA4">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A73892">
        <w:rPr>
          <w:rFonts w:ascii="맑은 고딕" w:eastAsia="맑은 고딕" w:hAnsi="맑은 고딕" w:hint="eastAsia"/>
          <w:color w:val="000000" w:themeColor="text1"/>
          <w:sz w:val="24"/>
          <w:lang w:eastAsia="ko-KR"/>
        </w:rPr>
        <w:t>의</w:t>
      </w:r>
      <w:r w:rsidR="00A73892" w:rsidRPr="00686EA4">
        <w:rPr>
          <w:rFonts w:ascii="맑은 고딕" w:eastAsia="맑은 고딕" w:hAnsi="맑은 고딕"/>
          <w:color w:val="000000" w:themeColor="text1"/>
          <w:sz w:val="24"/>
          <w:lang w:eastAsia="ko-KR"/>
        </w:rPr>
        <w:t xml:space="preserve"> 3</w:t>
      </w:r>
      <w:r w:rsidR="00A73892" w:rsidRPr="00686EA4">
        <w:rPr>
          <w:rFonts w:ascii="맑은 고딕" w:eastAsia="맑은 고딕" w:hAnsi="맑은 고딕" w:hint="eastAsia"/>
          <w:color w:val="000000" w:themeColor="text1"/>
          <w:sz w:val="24"/>
          <w:lang w:eastAsia="ko-KR"/>
        </w:rPr>
        <w:t>방향의</w:t>
      </w:r>
      <w:r w:rsidR="00A73892" w:rsidRPr="00686EA4">
        <w:rPr>
          <w:rFonts w:ascii="맑은 고딕" w:eastAsia="맑은 고딕" w:hAnsi="맑은 고딕"/>
          <w:color w:val="000000" w:themeColor="text1"/>
          <w:sz w:val="24"/>
          <w:lang w:eastAsia="ko-KR"/>
        </w:rPr>
        <w:t xml:space="preserve"> </w:t>
      </w:r>
      <w:r w:rsidR="00A73892" w:rsidRPr="00686EA4">
        <w:rPr>
          <w:rFonts w:ascii="맑은 고딕" w:eastAsia="맑은 고딕" w:hAnsi="맑은 고딕" w:hint="eastAsia"/>
          <w:color w:val="000000" w:themeColor="text1"/>
          <w:sz w:val="24"/>
          <w:lang w:eastAsia="ko-KR"/>
        </w:rPr>
        <w:t>각도</w:t>
      </w:r>
      <w:r w:rsidR="00A73892"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w:t>
      </w:r>
      <w:r w:rsidR="00A73892">
        <w:rPr>
          <w:rFonts w:ascii="맑은 고딕" w:eastAsia="맑은 고딕" w:hAnsi="맑은 고딕" w:hint="eastAsia"/>
          <w:color w:val="000000" w:themeColor="text1"/>
          <w:sz w:val="24"/>
          <w:lang w:eastAsia="ko-KR"/>
        </w:rPr>
        <w:t xml:space="preserve">와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73892">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73892">
        <w:rPr>
          <w:rFonts w:ascii="맑은 고딕" w:eastAsia="맑은 고딕" w:hAnsi="맑은 고딕" w:hint="eastAsia"/>
          <w:color w:val="000000" w:themeColor="text1"/>
          <w:sz w:val="24"/>
          <w:lang w:eastAsia="ko-KR"/>
        </w:rPr>
        <w:t>,</w:t>
      </w:r>
      <w:r w:rsidR="00A7389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상완부(211)</w:t>
      </w:r>
      <w:r w:rsidR="00A73892">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A73892">
        <w:rPr>
          <w:rFonts w:ascii="맑은 고딕" w:eastAsia="맑은 고딕" w:hAnsi="맑은 고딕" w:hint="eastAsia"/>
          <w:iCs/>
          <w:color w:val="000000" w:themeColor="text1"/>
          <w:sz w:val="24"/>
          <w:lang w:eastAsia="ko-KR"/>
        </w:rPr>
        <w:t>가 아래 같은 관계가 있음을 알 수 있</w:t>
      </w:r>
      <w:r w:rsidR="00686EA4" w:rsidRPr="00686EA4">
        <w:rPr>
          <w:rFonts w:ascii="맑은 고딕" w:eastAsia="맑은 고딕" w:hAnsi="맑은 고딕" w:hint="eastAsia"/>
          <w:color w:val="000000" w:themeColor="text1"/>
          <w:sz w:val="24"/>
          <w:lang w:eastAsia="ko-KR"/>
        </w:rPr>
        <w:t>다</w:t>
      </w:r>
      <w:r w:rsidR="00686EA4" w:rsidRPr="00686EA4">
        <w:rPr>
          <w:rFonts w:ascii="맑은 고딕" w:eastAsia="맑은 고딕" w:hAnsi="맑은 고딕"/>
          <w:color w:val="000000" w:themeColor="text1"/>
          <w:sz w:val="24"/>
          <w:lang w:eastAsia="ko-KR"/>
        </w:rPr>
        <w:t>.</w:t>
      </w:r>
    </w:p>
    <w:p w:rsidR="00A73892" w:rsidRPr="00A73892"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r>
          <m:rPr>
            <m:sty m:val="p"/>
          </m:rPr>
          <w:rPr>
            <w:rFonts w:ascii="Cambria Math" w:eastAsia="맑은 고딕" w:hAnsi="Cambria Math"/>
            <w:color w:val="000000" w:themeColor="text1"/>
            <w:sz w:val="24"/>
            <w:lang w:eastAsia="ko-KR"/>
          </w:rPr>
          <m:t> </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A73892" w:rsidRPr="00A73892">
        <w:rPr>
          <w:rFonts w:ascii="맑은 고딕" w:eastAsia="맑은 고딕" w:hAnsi="맑은 고딕" w:hint="eastAsia"/>
          <w:color w:val="000000" w:themeColor="text1"/>
          <w:sz w:val="24"/>
          <w:lang w:eastAsia="ko-KR"/>
        </w:rPr>
        <w:t xml:space="preserve">  </w:t>
      </w:r>
    </w:p>
    <w:p w:rsidR="00A73892" w:rsidRPr="00A73892"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r>
          <w:rPr>
            <w:rFonts w:ascii="Cambria Math" w:eastAsia="맑은 고딕" w:hAnsi="Cambria Math"/>
            <w:color w:val="000000" w:themeColor="text1"/>
            <w:sz w:val="24"/>
            <w:lang w:eastAsia="ko-KR"/>
          </w:rPr>
          <m:t>+</m:t>
        </m:r>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w:t>
      </w:r>
    </w:p>
    <w:p w:rsidR="00A73892" w:rsidRPr="00686EA4"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p>
    <w:p w:rsidR="00804B7D" w:rsidRDefault="00A73892" w:rsidP="004446A3">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식으로부터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Pr>
          <w:rFonts w:ascii="맑은 고딕" w:eastAsia="맑은 고딕" w:hAnsi="맑은 고딕" w:hint="eastAsia"/>
          <w:iCs/>
          <w:color w:val="000000" w:themeColor="text1"/>
          <w:sz w:val="24"/>
          <w:lang w:eastAsia="ko-KR"/>
        </w:rPr>
        <w:t>를 아래와 같은 식으로 도출할 수 있다.</w:t>
      </w:r>
    </w:p>
    <w:p w:rsidR="00A73892" w:rsidRPr="00A73892"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w:t>
      </w:r>
    </w:p>
    <w:p w:rsidR="00A73892" w:rsidRPr="00A73892"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 xml:space="preserve">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 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 xml:space="preserve">) </w:t>
      </w:r>
      <m:oMath>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p>
    <w:p w:rsidR="00A73892" w:rsidRPr="00A73892" w:rsidRDefault="00AA2154"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73892" w:rsidRPr="00A73892">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cos</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m:rPr>
            <m:nor/>
          </m:rPr>
          <w:rPr>
            <w:rFonts w:ascii="맑은 고딕" w:eastAsia="맑은 고딕" w:hAnsi="맑은 고딕" w:hint="eastAsia"/>
            <w:color w:val="000000" w:themeColor="text1"/>
            <w:sz w:val="24"/>
            <w:lang w:eastAsia="ko-KR"/>
          </w:rPr>
          <m:t>)</m:t>
        </m:r>
        <m:r>
          <w:rPr>
            <w:rFonts w:ascii="Cambria Math" w:eastAsia="맑은 고딕" w:hAnsi="Cambria Math"/>
            <w:color w:val="000000" w:themeColor="text1"/>
            <w:sz w:val="24"/>
            <w:lang w:eastAsia="ko-KR"/>
          </w:rPr>
          <m:t>-</m:t>
        </m:r>
      </m:oMath>
      <w:r w:rsidR="00A73892" w:rsidRPr="00A7389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w:t>
      </w:r>
    </w:p>
    <w:p w:rsidR="00C0387B" w:rsidRDefault="00A73892"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w:t>
      </w:r>
      <w:r w:rsidR="00A462AB">
        <w:rPr>
          <w:rFonts w:ascii="맑은 고딕" w:eastAsia="맑은 고딕" w:hAnsi="맑은 고딕" w:hint="eastAsia"/>
          <w:color w:val="000000" w:themeColor="text1"/>
          <w:sz w:val="24"/>
          <w:lang w:eastAsia="ko-KR"/>
        </w:rPr>
        <w:t>절대각도인</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의 R</w:t>
      </w:r>
      <w:r>
        <w:rPr>
          <w:rFonts w:ascii="맑은 고딕" w:eastAsia="맑은 고딕" w:hAnsi="맑은 고딕"/>
          <w:color w:val="000000" w:themeColor="text1"/>
          <w:sz w:val="24"/>
          <w:lang w:eastAsia="ko-KR"/>
        </w:rPr>
        <w:t xml:space="preserve">oll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w:r>
        <w:rPr>
          <w:rFonts w:ascii="맑은 고딕" w:eastAsia="맑은 고딕" w:hAnsi="맑은 고딕"/>
          <w:color w:val="000000" w:themeColor="text1"/>
          <w:sz w:val="24"/>
          <w:lang w:eastAsia="ko-KR"/>
        </w:rPr>
        <w:t xml:space="preserve">Pitch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Yaw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는 각각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6D3251">
        <w:rPr>
          <w:rFonts w:ascii="맑은 고딕" w:eastAsia="맑은 고딕" w:hAnsi="맑은 고딕" w:hint="eastAsia"/>
          <w:iCs/>
          <w:color w:val="000000" w:themeColor="text1"/>
          <w:sz w:val="24"/>
          <w:lang w:eastAsia="ko-KR"/>
        </w:rPr>
        <w:t>와 동일한 값을 같게 됨을 알 수 있다.</w:t>
      </w:r>
      <w:r w:rsidR="00C0387B">
        <w:rPr>
          <w:rFonts w:ascii="맑은 고딕" w:eastAsia="맑은 고딕" w:hAnsi="맑은 고딕"/>
          <w:color w:val="000000" w:themeColor="text1"/>
          <w:sz w:val="24"/>
          <w:lang w:eastAsia="ko-KR"/>
        </w:rPr>
        <w:t xml:space="preserve"> </w:t>
      </w:r>
      <w:r w:rsidR="00C0387B">
        <w:rPr>
          <w:rFonts w:ascii="맑은 고딕" w:eastAsia="맑은 고딕" w:hAnsi="맑은 고딕" w:hint="eastAsia"/>
          <w:color w:val="000000" w:themeColor="text1"/>
          <w:sz w:val="24"/>
          <w:lang w:eastAsia="ko-KR"/>
        </w:rPr>
        <w:t xml:space="preserve">따라서 </w:t>
      </w:r>
      <w:r w:rsidR="00E54FB6">
        <w:rPr>
          <w:rFonts w:ascii="맑은 고딕" w:eastAsia="맑은 고딕" w:hAnsi="맑은 고딕" w:hint="eastAsia"/>
          <w:color w:val="000000" w:themeColor="text1"/>
          <w:sz w:val="24"/>
          <w:lang w:eastAsia="ko-KR"/>
        </w:rPr>
        <w:t>상완부(211)</w:t>
      </w:r>
      <w:r w:rsidR="00C0387B">
        <w:rPr>
          <w:rFonts w:ascii="맑은 고딕" w:eastAsia="맑은 고딕" w:hAnsi="맑은 고딕" w:hint="eastAsia"/>
          <w:color w:val="000000" w:themeColor="text1"/>
          <w:sz w:val="24"/>
          <w:lang w:eastAsia="ko-KR"/>
        </w:rPr>
        <w:t xml:space="preserve">의 </w:t>
      </w:r>
      <w:r w:rsidR="00C0387B">
        <w:rPr>
          <w:rFonts w:ascii="맑은 고딕" w:eastAsia="맑은 고딕" w:hAnsi="맑은 고딕" w:hint="eastAsia"/>
          <w:color w:val="000000" w:themeColor="text1"/>
          <w:sz w:val="24"/>
          <w:lang w:eastAsia="ko-KR"/>
        </w:rPr>
        <w:lastRenderedPageBreak/>
        <w:t xml:space="preserve">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를 아래 같은 식으로 나타낼 수 있다.</w:t>
      </w:r>
    </w:p>
    <w:p w:rsidR="00C0387B" w:rsidRPr="00C0387B" w:rsidRDefault="00AA2154"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sidRPr="00C0387B">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C0387B" w:rsidRPr="00C0387B">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d>
          <m:dPr>
            <m:begChr m:val="["/>
            <m:endChr m:val="]"/>
            <m:ctrlPr>
              <w:rPr>
                <w:rFonts w:ascii="Cambria Math" w:eastAsia="맑은 고딕" w:hAnsi="Cambria Math"/>
                <w:i/>
                <w:iCs/>
                <w:color w:val="000000" w:themeColor="text1"/>
                <w:sz w:val="24"/>
                <w:lang w:eastAsia="ko-KR"/>
              </w:rPr>
            </m:ctrlPr>
          </m:dPr>
          <m:e>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f>
                      <m:fPr>
                        <m:ctrlPr>
                          <w:rPr>
                            <w:rFonts w:ascii="Cambria Math" w:eastAsia="맑은 고딕" w:hAnsi="Cambria Math"/>
                            <w:i/>
                            <w:iCs/>
                            <w:color w:val="000000" w:themeColor="text1"/>
                            <w:sz w:val="24"/>
                            <w:lang w:eastAsia="ko-KR"/>
                          </w:rPr>
                        </m:ctrlPr>
                      </m:fPr>
                      <m:num>
                        <m:r>
                          <w:rPr>
                            <w:rFonts w:ascii="Cambria Math" w:eastAsia="맑은 고딕" w:hAnsi="Cambria Math"/>
                            <w:color w:val="000000" w:themeColor="text1"/>
                            <w:sz w:val="24"/>
                            <w:lang w:eastAsia="ko-KR"/>
                          </w:rPr>
                          <m:t>π</m:t>
                        </m:r>
                      </m:num>
                      <m:den>
                        <m:r>
                          <w:rPr>
                            <w:rFonts w:ascii="Cambria Math" w:eastAsia="맑은 고딕" w:hAnsi="Cambria Math"/>
                            <w:color w:val="000000" w:themeColor="text1"/>
                            <w:sz w:val="24"/>
                            <w:lang w:eastAsia="ko-KR"/>
                          </w:rPr>
                          <m:t>2</m:t>
                        </m:r>
                      </m:den>
                    </m:f>
                    <m:r>
                      <w:rPr>
                        <w:rFonts w:ascii="Cambria Math" w:eastAsia="맑은 고딕" w:hAnsi="Cambria Math"/>
                        <w:color w:val="000000" w:themeColor="text1"/>
                        <w:sz w:val="24"/>
                        <w:lang w:eastAsia="ko-KR"/>
                      </w:rPr>
                      <m:t>- </m:t>
                    </m:r>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e>
            </m:func>
          </m:e>
        </m:d>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p>
    <w:p w:rsidR="00C0387B" w:rsidRPr="00C0387B" w:rsidRDefault="00AA2154"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r>
          <m:rPr>
            <m:sty m:val="p"/>
          </m:rPr>
          <w:rPr>
            <w:rFonts w:ascii="Cambria Math" w:eastAsia="맑은 고딕" w:hAnsi="Cambria Math"/>
            <w:color w:val="000000" w:themeColor="text1"/>
            <w:sz w:val="24"/>
            <w:lang w:eastAsia="ko-KR"/>
          </w:rPr>
          <m:t>=</m:t>
        </m:r>
      </m:oMath>
      <w:r w:rsidR="00C0387B" w:rsidRP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C0387B" w:rsidRPr="00C0387B">
        <w:rPr>
          <w:rFonts w:ascii="맑은 고딕" w:eastAsia="맑은 고딕" w:hAnsi="맑은 고딕" w:hint="eastAsia"/>
          <w:color w:val="000000" w:themeColor="text1"/>
          <w:sz w:val="24"/>
          <w:lang w:eastAsia="ko-KR"/>
        </w:rPr>
        <w:t xml:space="preserve"> </w:t>
      </w:r>
      <m:oMath>
        <m:r>
          <m:rPr>
            <m:sty m:val="p"/>
          </m:rPr>
          <w:rPr>
            <w:rFonts w:ascii="Cambria Math" w:eastAsia="맑은 고딕" w:hAnsi="Cambria Math"/>
            <w:color w:val="000000" w:themeColor="text1"/>
            <w:sz w:val="24"/>
            <w:lang w:eastAsia="ko-KR"/>
          </w:rPr>
          <m:t>=</m:t>
        </m:r>
      </m:oMath>
      <w:r w:rsidR="00C0387B" w:rsidRPr="00C0387B">
        <w:rPr>
          <w:rFonts w:ascii="맑은 고딕" w:eastAsia="맑은 고딕" w:hAnsi="맑은 고딕"/>
          <w:i/>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C0387B" w:rsidRPr="00C0387B">
        <w:rPr>
          <w:rFonts w:ascii="맑은 고딕" w:eastAsia="맑은 고딕" w:hAnsi="맑은 고딕" w:hint="eastAsia"/>
          <w:color w:val="000000" w:themeColor="text1"/>
          <w:sz w:val="24"/>
          <w:lang w:eastAsia="ko-KR"/>
        </w:rPr>
        <w:t xml:space="preserve"> </w:t>
      </w:r>
    </w:p>
    <w:p w:rsidR="00A73892" w:rsidRPr="00C0387B" w:rsidRDefault="00AA2154"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sidRPr="00C0387B">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C0387B" w:rsidRPr="00C0387B">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cos</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d>
          <m:dPr>
            <m:begChr m:val="["/>
            <m:endChr m:val="]"/>
            <m:ctrlPr>
              <w:rPr>
                <w:rFonts w:ascii="Cambria Math" w:eastAsia="맑은 고딕" w:hAnsi="Cambria Math"/>
                <w:i/>
                <w:iCs/>
                <w:color w:val="000000" w:themeColor="text1"/>
                <w:sz w:val="24"/>
                <w:lang w:eastAsia="ko-KR"/>
              </w:rPr>
            </m:ctrlPr>
          </m:dPr>
          <m:e>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f>
                      <m:fPr>
                        <m:ctrlPr>
                          <w:rPr>
                            <w:rFonts w:ascii="Cambria Math" w:eastAsia="맑은 고딕" w:hAnsi="Cambria Math"/>
                            <w:i/>
                            <w:iCs/>
                            <w:color w:val="000000" w:themeColor="text1"/>
                            <w:sz w:val="24"/>
                            <w:lang w:eastAsia="ko-KR"/>
                          </w:rPr>
                        </m:ctrlPr>
                      </m:fPr>
                      <m:num>
                        <m:r>
                          <w:rPr>
                            <w:rFonts w:ascii="Cambria Math" w:eastAsia="맑은 고딕" w:hAnsi="Cambria Math"/>
                            <w:color w:val="000000" w:themeColor="text1"/>
                            <w:sz w:val="24"/>
                            <w:lang w:eastAsia="ko-KR"/>
                          </w:rPr>
                          <m:t>π</m:t>
                        </m:r>
                      </m:num>
                      <m:den>
                        <m:r>
                          <w:rPr>
                            <w:rFonts w:ascii="Cambria Math" w:eastAsia="맑은 고딕" w:hAnsi="Cambria Math"/>
                            <w:color w:val="000000" w:themeColor="text1"/>
                            <w:sz w:val="24"/>
                            <w:lang w:eastAsia="ko-KR"/>
                          </w:rPr>
                          <m:t>2</m:t>
                        </m:r>
                      </m:den>
                    </m:f>
                    <m:r>
                      <w:rPr>
                        <w:rFonts w:ascii="Cambria Math" w:eastAsia="맑은 고딕" w:hAnsi="Cambria Math"/>
                        <w:color w:val="000000" w:themeColor="text1"/>
                        <w:sz w:val="24"/>
                        <w:lang w:eastAsia="ko-KR"/>
                      </w:rPr>
                      <m:t>- </m:t>
                    </m:r>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e>
            </m:func>
          </m:e>
        </m:d>
        <m:r>
          <w:rPr>
            <w:rFonts w:ascii="Cambria Math" w:eastAsia="맑은 고딕" w:hAnsi="Cambria Math"/>
            <w:color w:val="000000" w:themeColor="text1"/>
            <w:sz w:val="24"/>
            <w:lang w:eastAsia="ko-KR"/>
          </w:rPr>
          <m:t>-</m:t>
        </m:r>
      </m:oMath>
      <w:r w:rsidR="00C0387B" w:rsidRP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p>
    <w:p w:rsidR="005D321B" w:rsidRDefault="005D321B"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7</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발명의 일 실시예에 따른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5D321B" w:rsidRDefault="005D321B"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w:t>
      </w:r>
      <w:r w:rsidRPr="00557327">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Pr="005D321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기준점으로</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설정</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길이</w:t>
      </w:r>
      <w:r w:rsidR="004A48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sidR="004A4862">
        <w:rPr>
          <w:rFonts w:ascii="맑은 고딕" w:eastAsia="맑은 고딕" w:hAnsi="맑은 고딕" w:hint="eastAsia"/>
          <w:color w:val="000000" w:themeColor="text1"/>
          <w:sz w:val="24"/>
          <w:lang w:eastAsia="ko-KR"/>
        </w:rPr>
        <w:t>과</w:t>
      </w:r>
      <w:r w:rsidR="004A4862"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길이</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sidR="004A4862">
        <w:rPr>
          <w:rFonts w:ascii="맑은 고딕" w:eastAsia="맑은 고딕" w:hAnsi="맑은 고딕"/>
          <w:color w:val="000000" w:themeColor="text1"/>
          <w:sz w:val="24"/>
          <w:lang w:eastAsia="ko-KR"/>
        </w:rPr>
        <w:t>7</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4A4862">
        <w:rPr>
          <w:rFonts w:ascii="맑은 고딕" w:eastAsia="맑은 고딕" w:hAnsi="맑은 고딕" w:hint="eastAsia"/>
          <w:color w:val="000000" w:themeColor="text1"/>
          <w:sz w:val="24"/>
          <w:lang w:eastAsia="ko-KR"/>
        </w:rPr>
        <w:t>를</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sidR="004A4862">
        <w:rPr>
          <w:rFonts w:ascii="맑은 고딕" w:eastAsia="맑은 고딕" w:hAnsi="맑은 고딕"/>
          <w:color w:val="000000" w:themeColor="text1"/>
          <w:sz w:val="24"/>
          <w:lang w:eastAsia="ko-KR"/>
        </w:rPr>
        <w:t>S7</w:t>
      </w:r>
      <w:r>
        <w:rPr>
          <w:rFonts w:ascii="맑은 고딕" w:eastAsia="맑은 고딕" w:hAnsi="맑은 고딕"/>
          <w:color w:val="000000" w:themeColor="text1"/>
          <w:sz w:val="24"/>
          <w:lang w:eastAsia="ko-KR"/>
        </w:rPr>
        <w:t>30)</w:t>
      </w:r>
      <w:r w:rsidR="004A4862">
        <w:rPr>
          <w:rFonts w:ascii="맑은 고딕" w:eastAsia="맑은 고딕" w:hAnsi="맑은 고딕"/>
          <w:color w:val="000000" w:themeColor="text1"/>
          <w:sz w:val="24"/>
          <w:lang w:eastAsia="ko-KR"/>
        </w:rPr>
        <w:t xml:space="preserve"> </w:t>
      </w:r>
      <w:r w:rsidR="004A4862">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A4862">
        <w:rPr>
          <w:rFonts w:ascii="맑은 고딕" w:eastAsia="맑은 고딕" w:hAnsi="맑은 고딕" w:hint="eastAsia"/>
          <w:color w:val="000000" w:themeColor="text1"/>
          <w:sz w:val="24"/>
          <w:lang w:eastAsia="ko-KR"/>
        </w:rPr>
        <w:t>를</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4A4862">
        <w:rPr>
          <w:rFonts w:ascii="맑은 고딕" w:eastAsia="맑은 고딕" w:hAnsi="맑은 고딕"/>
          <w:color w:val="000000" w:themeColor="text1"/>
          <w:sz w:val="24"/>
          <w:lang w:eastAsia="ko-KR"/>
        </w:rPr>
        <w:t>7</w:t>
      </w:r>
      <w:r>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4A4862" w:rsidRDefault="004A4862"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Pr="00557327">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Pr>
          <w:rFonts w:ascii="맑은 고딕" w:eastAsia="맑은 고딕" w:hAnsi="맑은 고딕" w:hint="eastAsia"/>
          <w:color w:val="000000" w:themeColor="text1"/>
          <w:sz w:val="24"/>
          <w:lang w:eastAsia="ko-KR"/>
        </w:rPr>
        <w:t xml:space="preserve">를 표시하기 위한 기준점으로서, </w:t>
      </w:r>
      <w:r w:rsidRPr="003D191F">
        <w:rPr>
          <w:rFonts w:ascii="맑은 고딕" w:eastAsia="맑은 고딕" w:hAnsi="맑은 고딕" w:hint="eastAsia"/>
          <w:color w:val="000000" w:themeColor="text1"/>
          <w:sz w:val="24"/>
          <w:lang w:eastAsia="ko-KR"/>
        </w:rPr>
        <w:t>기준점</w:t>
      </w:r>
      <w:r>
        <w:rPr>
          <w:rFonts w:ascii="맑은 고딕" w:eastAsia="맑은 고딕" w:hAnsi="맑은 고딕" w:hint="eastAsia"/>
          <w:color w:val="000000" w:themeColor="text1"/>
          <w:sz w:val="24"/>
          <w:lang w:eastAsia="ko-KR"/>
        </w:rPr>
        <w:t xml:space="preserve">에 해당하는 </w:t>
      </w:r>
      <w:r>
        <w:rPr>
          <w:rFonts w:ascii="맑은 고딕" w:eastAsia="맑은 고딕" w:hAnsi="맑은 고딕"/>
          <w:color w:val="000000" w:themeColor="text1"/>
          <w:sz w:val="24"/>
          <w:lang w:eastAsia="ko-KR"/>
        </w:rPr>
        <w:t>XYZ</w:t>
      </w:r>
      <w:r>
        <w:rPr>
          <w:rFonts w:ascii="맑은 고딕" w:eastAsia="맑은 고딕" w:hAnsi="맑은 고딕" w:hint="eastAsia"/>
          <w:color w:val="000000" w:themeColor="text1"/>
          <w:sz w:val="24"/>
          <w:lang w:eastAsia="ko-KR"/>
        </w:rPr>
        <w:t>축의 좌표값인</w:t>
      </w:r>
      <w:r w:rsidRPr="003D191F">
        <w:rPr>
          <w:rFonts w:ascii="맑은 고딕" w:eastAsia="맑은 고딕" w:hAnsi="맑은 고딕"/>
          <w:color w:val="000000" w:themeColor="text1"/>
          <w:sz w:val="24"/>
          <w:lang w:eastAsia="ko-KR"/>
        </w:rPr>
        <w:t xml:space="preserve"> (0,</w:t>
      </w:r>
      <w:r w:rsidR="00C0387B">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sidR="00C0387B">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으로 나타낼 수 있고 별도로 추출이나 계산과정을 거치지 않을 수 있다.</w:t>
      </w:r>
    </w:p>
    <w:p w:rsidR="00317340" w:rsidRDefault="004A4862" w:rsidP="004A4862">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는 사용자의 실제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길이를 측정을 통해 구할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iCs/>
          <w:color w:val="000000" w:themeColor="text1"/>
          <w:sz w:val="24"/>
          <w:lang w:eastAsia="ko-KR"/>
        </w:rPr>
        <w:t xml:space="preserve">사용자별로 측정하지 않고 특정 성별과 나이를 갖는 사람의 팔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 상부의 길이 대한 통계치를 사용할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예를 들어,</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는</w:t>
      </w:r>
      <w:r>
        <w:rPr>
          <w:rFonts w:ascii="맑은 고딕" w:eastAsia="맑은 고딕" w:hAnsi="맑은 고딕" w:hint="eastAsia"/>
          <w:iCs/>
          <w:color w:val="000000" w:themeColor="text1"/>
          <w:sz w:val="24"/>
          <w:lang w:eastAsia="ko-KR"/>
        </w:rPr>
        <w:t xml:space="preserve"> 주게임층인 </w:t>
      </w:r>
      <w:r>
        <w:rPr>
          <w:rFonts w:ascii="맑은 고딕" w:eastAsia="맑은 고딕" w:hAnsi="맑은 고딕"/>
          <w:iCs/>
          <w:color w:val="000000" w:themeColor="text1"/>
          <w:sz w:val="24"/>
          <w:lang w:eastAsia="ko-KR"/>
        </w:rPr>
        <w:t>30</w:t>
      </w:r>
      <w:r>
        <w:rPr>
          <w:rFonts w:ascii="맑은 고딕" w:eastAsia="맑은 고딕" w:hAnsi="맑은 고딕" w:hint="eastAsia"/>
          <w:iCs/>
          <w:color w:val="000000" w:themeColor="text1"/>
          <w:sz w:val="24"/>
          <w:lang w:eastAsia="ko-KR"/>
        </w:rPr>
        <w:t>대 남성의 팔 길이에 대한 통계치로부터 계산하여 사용할 수 있다</w:t>
      </w:r>
    </w:p>
    <w:p w:rsidR="00C0387B" w:rsidRDefault="004A4862"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lastRenderedPageBreak/>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006F2198">
        <w:rPr>
          <w:rFonts w:ascii="맑은 고딕" w:eastAsia="맑은 고딕" w:hAnsi="맑은 고딕"/>
          <w:color w:val="000000" w:themeColor="text1"/>
          <w:sz w:val="24"/>
          <w:lang w:eastAsia="ko-KR"/>
        </w:rPr>
        <w:t>3</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sidR="00C0387B">
        <w:rPr>
          <w:rFonts w:ascii="맑은 고딕" w:eastAsia="맑은 고딕" w:hAnsi="맑은 고딕"/>
          <w:color w:val="000000" w:themeColor="text1"/>
          <w:sz w:val="24"/>
          <w:lang w:eastAsia="ko-KR"/>
        </w:rPr>
        <w:t xml:space="preserve"> </w:t>
      </w:r>
      <w:r w:rsidR="00C0387B">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C0387B">
        <w:rPr>
          <w:rFonts w:ascii="맑은 고딕" w:eastAsia="맑은 고딕" w:hAnsi="맑은 고딕" w:hint="eastAsia"/>
          <w:color w:val="000000" w:themeColor="text1"/>
          <w:sz w:val="24"/>
          <w:lang w:eastAsia="ko-KR"/>
        </w:rPr>
        <w:t xml:space="preserve">의 좌표값인 </w:t>
      </w:r>
      <w:r w:rsidR="00C0387B">
        <w:rPr>
          <w:rFonts w:ascii="맑은 고딕" w:eastAsia="맑은 고딕" w:hAnsi="맑은 고딕"/>
          <w:color w:val="000000" w:themeColor="text1"/>
          <w:sz w:val="24"/>
          <w:lang w:eastAsia="ko-KR"/>
        </w:rPr>
        <w:t>(0, 0, 0)</w:t>
      </w:r>
      <w:r w:rsidR="00C0387B">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C0387B">
        <w:rPr>
          <w:rFonts w:ascii="맑은 고딕" w:eastAsia="맑은 고딕" w:hAnsi="맑은 고딕" w:hint="eastAsia"/>
          <w:color w:val="000000" w:themeColor="text1"/>
          <w:sz w:val="24"/>
          <w:lang w:eastAsia="ko-KR"/>
        </w:rPr>
        <w:t>를 획득할 수 있다.</w:t>
      </w:r>
      <w:r w:rsidR="00C0387B">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C0387B">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상완부(211)</w:t>
      </w:r>
      <w:r w:rsidR="00C0387B">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상완부(211)</w:t>
      </w:r>
      <w:r w:rsidR="00C0387B">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sidR="00C0387B">
        <w:rPr>
          <w:rFonts w:ascii="맑은 고딕" w:eastAsia="맑은 고딕" w:hAnsi="맑은 고딕"/>
          <w:iCs/>
          <w:color w:val="000000" w:themeColor="text1"/>
          <w:sz w:val="24"/>
          <w:lang w:eastAsia="ko-KR"/>
        </w:rPr>
        <w:t xml:space="preserve">을 </w:t>
      </w:r>
      <w:r w:rsidR="00C0387B">
        <w:rPr>
          <w:rFonts w:ascii="맑은 고딕" w:eastAsia="맑은 고딕" w:hAnsi="맑은 고딕" w:hint="eastAsia"/>
          <w:iCs/>
          <w:color w:val="000000" w:themeColor="text1"/>
          <w:sz w:val="24"/>
          <w:lang w:eastAsia="ko-KR"/>
        </w:rPr>
        <w:t>통해서 아래 식으로 구할 수 있다.</w:t>
      </w:r>
    </w:p>
    <w:p w:rsidR="006F2198" w:rsidRPr="006F2198" w:rsidRDefault="00AA2154"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qArr>
                </m:e>
              </m:eqArr>
            </m:e>
          </m:d>
        </m:oMath>
      </m:oMathPara>
    </w:p>
    <w:p w:rsidR="006F2198" w:rsidRDefault="006F2198"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74</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6F2198" w:rsidRPr="006F2198" w:rsidRDefault="00AA2154"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qArr>
                </m:e>
              </m:eqArr>
            </m:e>
          </m:d>
        </m:oMath>
      </m:oMathPara>
    </w:p>
    <w:p w:rsidR="00F32DD6" w:rsidRDefault="006F2198"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단계를 통해 인간 팔의 </w:t>
      </w:r>
      <w:r w:rsidR="00E54FB6">
        <w:rPr>
          <w:rFonts w:ascii="맑은 고딕" w:eastAsia="맑은 고딕" w:hAnsi="맑은 고딕" w:hint="eastAsia"/>
          <w:color w:val="000000" w:themeColor="text1"/>
          <w:sz w:val="24"/>
          <w:lang w:eastAsia="ko-KR"/>
        </w:rPr>
        <w:t>어깨 위치(210)</w:t>
      </w:r>
      <w:r w:rsidR="00466FB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466FB4">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466FB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466FB4">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466FB4">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66FB4">
        <w:rPr>
          <w:rFonts w:ascii="맑은 고딕" w:eastAsia="맑은 고딕" w:hAnsi="맑은 고딕" w:hint="eastAsia"/>
          <w:iCs/>
          <w:color w:val="000000" w:themeColor="text1"/>
          <w:sz w:val="24"/>
          <w:lang w:eastAsia="ko-KR"/>
        </w:rPr>
        <w:t>를 구할 수 있고,</w:t>
      </w:r>
      <w:r w:rsidR="00466FB4">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466FB4">
        <w:rPr>
          <w:rFonts w:ascii="맑은 고딕" w:eastAsia="맑은 고딕" w:hAnsi="맑은 고딕" w:hint="eastAsia"/>
          <w:iCs/>
          <w:color w:val="000000" w:themeColor="text1"/>
          <w:sz w:val="24"/>
          <w:lang w:eastAsia="ko-KR"/>
        </w:rPr>
        <w:t>,</w:t>
      </w:r>
      <w:r w:rsidR="00466FB4">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66FB4">
        <w:rPr>
          <w:rFonts w:ascii="맑은 고딕" w:eastAsia="맑은 고딕" w:hAnsi="맑은 고딕" w:hint="eastAsia"/>
          <w:iCs/>
          <w:color w:val="000000" w:themeColor="text1"/>
          <w:sz w:val="24"/>
          <w:lang w:eastAsia="ko-KR"/>
        </w:rPr>
        <w:t xml:space="preserve"> 값의 변화를 통해 팔의 움직임을 감지할 수 있다.</w:t>
      </w:r>
    </w:p>
    <w:p w:rsidR="00317340" w:rsidRDefault="00317340" w:rsidP="003173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sidR="00F32DD6">
        <w:rPr>
          <w:rFonts w:ascii="맑은 고딕" w:eastAsia="맑은 고딕" w:hAnsi="맑은 고딕"/>
          <w:color w:val="000000" w:themeColor="text1"/>
          <w:sz w:val="24"/>
          <w:lang w:eastAsia="ko-KR"/>
        </w:rPr>
        <w:t>8</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w:t>
      </w:r>
      <w:r w:rsidRPr="002B618D">
        <w:rPr>
          <w:rFonts w:ascii="맑은 고딕" w:eastAsia="맑은 고딕" w:hAnsi="맑은 고딕"/>
          <w:color w:val="000000" w:themeColor="text1"/>
          <w:sz w:val="24"/>
          <w:lang w:eastAsia="ko-KR"/>
        </w:rPr>
        <w:t>HMD</w:t>
      </w:r>
      <w:r w:rsidR="00FE414D">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디바이스와</w:t>
      </w:r>
      <w:r w:rsidRPr="00317340">
        <w:rPr>
          <w:rFonts w:ascii="맑은 고딕" w:eastAsia="맑은 고딕" w:hAnsi="맑은 고딕" w:hint="eastAsia"/>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컨트롤 디바이스(50)</w:t>
      </w:r>
      <w:r w:rsidR="00F32DD6">
        <w:rPr>
          <w:rFonts w:ascii="맑은 고딕" w:eastAsia="맑은 고딕" w:hAnsi="맑은 고딕" w:hint="eastAsia"/>
          <w:color w:val="000000" w:themeColor="text1"/>
          <w:sz w:val="24"/>
          <w:lang w:eastAsia="ko-KR"/>
        </w:rPr>
        <w:t xml:space="preserve">와 </w:t>
      </w:r>
      <w:r>
        <w:rPr>
          <w:rFonts w:ascii="맑은 고딕" w:eastAsia="맑은 고딕" w:hAnsi="맑은 고딕" w:hint="eastAsia"/>
          <w:color w:val="000000" w:themeColor="text1"/>
          <w:sz w:val="24"/>
          <w:lang w:eastAsia="ko-KR"/>
        </w:rPr>
        <w:t xml:space="preserve">연결되는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를 도시하는 도면이다.</w:t>
      </w:r>
    </w:p>
    <w:p w:rsidR="00F32DD6" w:rsidRDefault="00FE414D" w:rsidP="003173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HMD 디바이스(80)</w:t>
      </w:r>
      <w:r w:rsidR="00317340" w:rsidRPr="00317340">
        <w:rPr>
          <w:rFonts w:ascii="맑은 고딕" w:eastAsia="맑은 고딕" w:hAnsi="맑은 고딕"/>
          <w:color w:val="000000" w:themeColor="text1"/>
          <w:sz w:val="24"/>
          <w:lang w:eastAsia="ko-KR"/>
        </w:rPr>
        <w:t>는</w:t>
      </w:r>
      <w:r w:rsid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사용자의</w:t>
      </w:r>
      <w:r w:rsidR="00317340" w:rsidRPr="00317340">
        <w:rPr>
          <w:rFonts w:ascii="맑은 고딕" w:eastAsia="맑은 고딕" w:hAnsi="맑은 고딕"/>
          <w:color w:val="000000" w:themeColor="text1"/>
          <w:sz w:val="24"/>
          <w:lang w:eastAsia="ko-KR"/>
        </w:rPr>
        <w:t xml:space="preserve"> </w:t>
      </w:r>
      <w:r w:rsidR="00317340">
        <w:rPr>
          <w:rFonts w:ascii="맑은 고딕" w:eastAsia="맑은 고딕" w:hAnsi="맑은 고딕" w:hint="eastAsia"/>
          <w:color w:val="000000" w:themeColor="text1"/>
          <w:sz w:val="24"/>
          <w:lang w:eastAsia="ko-KR"/>
        </w:rPr>
        <w:t>머리</w:t>
      </w:r>
      <w:r w:rsidR="00317340" w:rsidRPr="00317340">
        <w:rPr>
          <w:rFonts w:ascii="맑은 고딕" w:eastAsia="맑은 고딕" w:hAnsi="맑은 고딕" w:hint="eastAsia"/>
          <w:color w:val="000000" w:themeColor="text1"/>
          <w:sz w:val="24"/>
          <w:lang w:eastAsia="ko-KR"/>
        </w:rPr>
        <w:t>에</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착용</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가능한</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형태를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갖는</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디스플레이</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장치</w:t>
      </w:r>
      <w:r w:rsidR="00317340">
        <w:rPr>
          <w:rFonts w:ascii="맑은 고딕" w:eastAsia="맑은 고딕" w:hAnsi="맑은 고딕" w:hint="eastAsia"/>
          <w:color w:val="000000" w:themeColor="text1"/>
          <w:sz w:val="24"/>
          <w:lang w:eastAsia="ko-KR"/>
        </w:rPr>
        <w:t>로서,</w:t>
      </w:r>
      <w:r w:rsid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사용자의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눈앞에</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화면을</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표시하는</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디스플레이를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통해</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가상</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현실</w:t>
      </w:r>
      <w:r w:rsidR="00317340" w:rsidRPr="00317340">
        <w:rPr>
          <w:rFonts w:ascii="맑은 고딕" w:eastAsia="맑은 고딕" w:hAnsi="맑은 고딕"/>
          <w:color w:val="000000" w:themeColor="text1"/>
          <w:sz w:val="24"/>
          <w:lang w:eastAsia="ko-KR"/>
        </w:rPr>
        <w:t>(VR</w:t>
      </w:r>
      <w:r w:rsidR="00317340">
        <w:rPr>
          <w:rFonts w:ascii="맑은 고딕" w:eastAsia="맑은 고딕" w:hAnsi="맑은 고딕"/>
          <w:color w:val="000000" w:themeColor="text1"/>
          <w:sz w:val="24"/>
          <w:lang w:eastAsia="ko-KR"/>
        </w:rPr>
        <w:t>,</w:t>
      </w:r>
      <w:r w:rsidR="00317340" w:rsidRPr="00317340">
        <w:rPr>
          <w:rFonts w:ascii="맑은 고딕" w:eastAsia="맑은 고딕" w:hAnsi="맑은 고딕"/>
          <w:color w:val="000000" w:themeColor="text1"/>
          <w:sz w:val="24"/>
          <w:lang w:eastAsia="ko-KR"/>
        </w:rPr>
        <w:t xml:space="preserve"> Virtual Reality)</w:t>
      </w:r>
      <w:r w:rsidR="00317340" w:rsidRPr="00317340">
        <w:rPr>
          <w:rFonts w:ascii="맑은 고딕" w:eastAsia="맑은 고딕" w:hAnsi="맑은 고딕" w:hint="eastAsia"/>
          <w:color w:val="000000" w:themeColor="text1"/>
          <w:sz w:val="24"/>
          <w:lang w:eastAsia="ko-KR"/>
        </w:rPr>
        <w:t>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세계를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보여주거나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실제</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외계와</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함께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증강</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현실</w:t>
      </w:r>
      <w:r w:rsidR="00317340" w:rsidRPr="00317340">
        <w:rPr>
          <w:rFonts w:ascii="맑은 고딕" w:eastAsia="맑은 고딕" w:hAnsi="맑은 고딕"/>
          <w:color w:val="000000" w:themeColor="text1"/>
          <w:sz w:val="24"/>
          <w:lang w:eastAsia="ko-KR"/>
        </w:rPr>
        <w:t>(AR</w:t>
      </w:r>
      <w:r w:rsidR="00317340">
        <w:rPr>
          <w:rFonts w:ascii="맑은 고딕" w:eastAsia="맑은 고딕" w:hAnsi="맑은 고딕"/>
          <w:color w:val="000000" w:themeColor="text1"/>
          <w:sz w:val="24"/>
          <w:lang w:eastAsia="ko-KR"/>
        </w:rPr>
        <w:t>, Augmented</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color w:val="000000" w:themeColor="text1"/>
          <w:sz w:val="24"/>
          <w:lang w:eastAsia="ko-KR"/>
        </w:rPr>
        <w:lastRenderedPageBreak/>
        <w:t>Reality)</w:t>
      </w:r>
      <w:r w:rsidR="00317340" w:rsidRPr="00317340">
        <w:rPr>
          <w:rFonts w:ascii="맑은 고딕" w:eastAsia="맑은 고딕" w:hAnsi="맑은 고딕" w:hint="eastAsia"/>
          <w:color w:val="000000" w:themeColor="text1"/>
          <w:sz w:val="24"/>
          <w:lang w:eastAsia="ko-KR"/>
        </w:rPr>
        <w:t>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영상을</w:t>
      </w:r>
      <w:r w:rsidR="00317340" w:rsidRPr="00317340">
        <w:rPr>
          <w:rFonts w:ascii="맑은 고딕" w:eastAsia="맑은 고딕" w:hAnsi="맑은 고딕"/>
          <w:color w:val="000000" w:themeColor="text1"/>
          <w:sz w:val="24"/>
          <w:lang w:eastAsia="ko-KR"/>
        </w:rPr>
        <w:t xml:space="preserve"> </w:t>
      </w:r>
      <w:r w:rsidR="00317340">
        <w:rPr>
          <w:rFonts w:ascii="맑은 고딕" w:eastAsia="맑은 고딕" w:hAnsi="맑은 고딕" w:hint="eastAsia"/>
          <w:color w:val="000000" w:themeColor="text1"/>
          <w:sz w:val="24"/>
          <w:lang w:eastAsia="ko-KR"/>
        </w:rPr>
        <w:t>보여줄 수 있다.</w:t>
      </w:r>
    </w:p>
    <w:p w:rsidR="0083092A" w:rsidRDefault="00BF4C2D" w:rsidP="0083092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F32DD6">
        <w:rPr>
          <w:rFonts w:ascii="맑은 고딕" w:eastAsia="맑은 고딕" w:hAnsi="맑은 고딕" w:hint="eastAsia"/>
          <w:color w:val="000000" w:themeColor="text1"/>
          <w:sz w:val="24"/>
          <w:lang w:eastAsia="ko-KR"/>
        </w:rPr>
        <w:t>는</w:t>
      </w:r>
      <w:r w:rsidR="009F3D71">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 xml:space="preserve">의 움직임을 감지할 수 있는 다양한 센서를 통해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 xml:space="preserve">의 움직임을 감지하여 디스플레이 장치로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의 움직임 데이터를 전송</w:t>
      </w:r>
      <w:r w:rsidR="00121330">
        <w:rPr>
          <w:rFonts w:ascii="맑은 고딕" w:eastAsia="맑은 고딕" w:hAnsi="맑은 고딕" w:hint="eastAsia"/>
          <w:color w:val="000000" w:themeColor="text1"/>
          <w:sz w:val="24"/>
          <w:lang w:eastAsia="ko-KR"/>
        </w:rPr>
        <w:t>할 수 있</w:t>
      </w:r>
      <w:r w:rsidR="009F3D71">
        <w:rPr>
          <w:rFonts w:ascii="맑은 고딕" w:eastAsia="맑은 고딕" w:hAnsi="맑은 고딕" w:hint="eastAsia"/>
          <w:color w:val="000000" w:themeColor="text1"/>
          <w:sz w:val="24"/>
          <w:lang w:eastAsia="ko-KR"/>
        </w:rPr>
        <w:t>다.</w:t>
      </w:r>
      <w:r w:rsidR="009F3D71">
        <w:rPr>
          <w:rFonts w:ascii="맑은 고딕" w:eastAsia="맑은 고딕" w:hAnsi="맑은 고딕"/>
          <w:color w:val="000000" w:themeColor="text1"/>
          <w:sz w:val="24"/>
          <w:lang w:eastAsia="ko-KR"/>
        </w:rPr>
        <w:t xml:space="preserve"> </w:t>
      </w:r>
      <w:r w:rsidR="00121330">
        <w:rPr>
          <w:rFonts w:ascii="맑은 고딕" w:eastAsia="맑은 고딕" w:hAnsi="맑은 고딕" w:hint="eastAsia"/>
          <w:color w:val="000000" w:themeColor="text1"/>
          <w:sz w:val="24"/>
          <w:lang w:eastAsia="ko-KR"/>
        </w:rPr>
        <w:t xml:space="preserve">상기 디스플레이 장치는 </w:t>
      </w:r>
      <w:r w:rsidR="00FE414D">
        <w:rPr>
          <w:rFonts w:ascii="맑은 고딕" w:eastAsia="맑은 고딕" w:hAnsi="맑은 고딕"/>
          <w:color w:val="000000" w:themeColor="text1"/>
          <w:sz w:val="24"/>
          <w:lang w:eastAsia="ko-KR"/>
        </w:rPr>
        <w:t>HMD 디바이스(80)</w:t>
      </w:r>
      <w:r w:rsidR="00121330">
        <w:rPr>
          <w:rFonts w:ascii="맑은 고딕" w:eastAsia="맑은 고딕" w:hAnsi="맑은 고딕" w:hint="eastAsia"/>
          <w:color w:val="000000" w:themeColor="text1"/>
          <w:sz w:val="24"/>
          <w:lang w:eastAsia="ko-KR"/>
        </w:rPr>
        <w:t>를 포함할 수 있다.</w:t>
      </w:r>
      <w:r w:rsidR="0012133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121330">
        <w:rPr>
          <w:rFonts w:ascii="맑은 고딕" w:eastAsia="맑은 고딕" w:hAnsi="맑은 고딕" w:hint="eastAsia"/>
          <w:color w:val="000000" w:themeColor="text1"/>
          <w:sz w:val="24"/>
          <w:lang w:eastAsia="ko-KR"/>
        </w:rPr>
        <w:t>는 손에 휴대할 수 있는 형태로 제작되어 손</w:t>
      </w:r>
      <w:r w:rsidR="00A462AB">
        <w:rPr>
          <w:rFonts w:ascii="맑은 고딕" w:eastAsia="맑은 고딕" w:hAnsi="맑은 고딕" w:hint="eastAsia"/>
          <w:color w:val="000000" w:themeColor="text1"/>
          <w:sz w:val="24"/>
          <w:lang w:eastAsia="ko-KR"/>
        </w:rPr>
        <w:t>목</w:t>
      </w:r>
      <w:r w:rsidR="00121330">
        <w:rPr>
          <w:rFonts w:ascii="맑은 고딕" w:eastAsia="맑은 고딕" w:hAnsi="맑은 고딕" w:hint="eastAsia"/>
          <w:color w:val="000000" w:themeColor="text1"/>
          <w:sz w:val="24"/>
          <w:lang w:eastAsia="ko-KR"/>
        </w:rPr>
        <w:t xml:space="preserve">의 움직임을 감지하고 </w:t>
      </w:r>
      <w:r w:rsidR="0083092A">
        <w:rPr>
          <w:rFonts w:ascii="맑은 고딕" w:eastAsia="맑은 고딕" w:hAnsi="맑은 고딕" w:hint="eastAsia"/>
          <w:color w:val="000000" w:themeColor="text1"/>
          <w:sz w:val="24"/>
          <w:lang w:eastAsia="ko-KR"/>
        </w:rPr>
        <w:t>움직임 데이터를 생성하여 디스플레이 장치나 동작인식 디바이스(10)로 전송할 수 있다.</w:t>
      </w:r>
      <w:r w:rsidR="0083092A">
        <w:rPr>
          <w:rFonts w:ascii="맑은 고딕" w:eastAsia="맑은 고딕" w:hAnsi="맑은 고딕"/>
          <w:color w:val="000000" w:themeColor="text1"/>
          <w:sz w:val="24"/>
          <w:lang w:eastAsia="ko-KR"/>
        </w:rPr>
        <w:t xml:space="preserve"> </w:t>
      </w:r>
      <w:r w:rsidR="0083092A">
        <w:rPr>
          <w:rFonts w:ascii="맑은 고딕" w:eastAsia="맑은 고딕" w:hAnsi="맑은 고딕" w:hint="eastAsia"/>
          <w:color w:val="000000" w:themeColor="text1"/>
          <w:sz w:val="24"/>
          <w:lang w:eastAsia="ko-KR"/>
        </w:rPr>
        <w:t xml:space="preserve">전송된 </w:t>
      </w:r>
      <w:r>
        <w:rPr>
          <w:rFonts w:ascii="맑은 고딕" w:eastAsia="맑은 고딕" w:hAnsi="맑은 고딕" w:hint="eastAsia"/>
          <w:color w:val="000000" w:themeColor="text1"/>
          <w:sz w:val="24"/>
          <w:lang w:eastAsia="ko-KR"/>
        </w:rPr>
        <w:t>컨트롤 디바이스(50)</w:t>
      </w:r>
      <w:r w:rsidR="0083092A">
        <w:rPr>
          <w:rFonts w:ascii="맑은 고딕" w:eastAsia="맑은 고딕" w:hAnsi="맑은 고딕" w:hint="eastAsia"/>
          <w:color w:val="000000" w:themeColor="text1"/>
          <w:sz w:val="24"/>
          <w:lang w:eastAsia="ko-KR"/>
        </w:rPr>
        <w:t>나 손목의 움직임을 기초로 하여 디스플레이 장치에서 실행되고 있는 어플리케이션에 제어 명령을 줄 수 있다.</w:t>
      </w:r>
      <w:r w:rsidR="0083092A">
        <w:rPr>
          <w:rFonts w:ascii="맑은 고딕" w:eastAsia="맑은 고딕" w:hAnsi="맑은 고딕"/>
          <w:color w:val="000000" w:themeColor="text1"/>
          <w:sz w:val="24"/>
          <w:lang w:eastAsia="ko-KR"/>
        </w:rPr>
        <w:t xml:space="preserve"> </w:t>
      </w:r>
      <w:r w:rsidR="0083092A">
        <w:rPr>
          <w:rFonts w:ascii="맑은 고딕" w:eastAsia="맑은 고딕" w:hAnsi="맑은 고딕" w:hint="eastAsia"/>
          <w:color w:val="000000" w:themeColor="text1"/>
          <w:sz w:val="24"/>
          <w:lang w:eastAsia="ko-KR"/>
        </w:rPr>
        <w:t xml:space="preserve">또한 전송된 </w:t>
      </w:r>
      <w:r>
        <w:rPr>
          <w:rFonts w:ascii="맑은 고딕" w:eastAsia="맑은 고딕" w:hAnsi="맑은 고딕" w:hint="eastAsia"/>
          <w:color w:val="000000" w:themeColor="text1"/>
          <w:sz w:val="24"/>
          <w:lang w:eastAsia="ko-KR"/>
        </w:rPr>
        <w:t>컨트롤 디바이스(50)</w:t>
      </w:r>
      <w:r w:rsidR="0083092A">
        <w:rPr>
          <w:rFonts w:ascii="맑은 고딕" w:eastAsia="맑은 고딕" w:hAnsi="맑은 고딕" w:hint="eastAsia"/>
          <w:color w:val="000000" w:themeColor="text1"/>
          <w:sz w:val="24"/>
          <w:lang w:eastAsia="ko-KR"/>
        </w:rPr>
        <w:t>나 손목의 움직임 데이터를 기초로 하여 디스플레이 장치 상에 실행되고 있는 어플리케이션 내의 객체를 움직임을 제어할 수 있다.</w:t>
      </w:r>
      <w:r w:rsidR="0083092A">
        <w:rPr>
          <w:rFonts w:ascii="맑은 고딕" w:eastAsia="맑은 고딕" w:hAnsi="맑은 고딕"/>
          <w:color w:val="000000" w:themeColor="text1"/>
          <w:sz w:val="24"/>
          <w:lang w:eastAsia="ko-KR"/>
        </w:rPr>
        <w:t xml:space="preserve"> </w:t>
      </w:r>
      <w:r w:rsidR="0083092A">
        <w:rPr>
          <w:rFonts w:ascii="맑은 고딕" w:eastAsia="맑은 고딕" w:hAnsi="맑은 고딕" w:hint="eastAsia"/>
          <w:color w:val="000000" w:themeColor="text1"/>
          <w:sz w:val="24"/>
          <w:lang w:eastAsia="ko-KR"/>
        </w:rPr>
        <w:t>어플리케이션 내의 객체나 사람이 될 수도 있고, 어플리케이션 내의 필요한 도구일 수도 있다.</w:t>
      </w:r>
    </w:p>
    <w:p w:rsidR="0083092A" w:rsidRPr="00692185" w:rsidRDefault="0083092A" w:rsidP="0083092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 디바이스(10)는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 장치의 어플리케이션으로 보낸 제어 명령이나 객체의 움직임 제어 명령에 대한 피드백으로 진동이나 소리 등을 출력할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또한 동작인식 디바이스(10)는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가상 현실 환경에서 동작인식 디바이스의 움직임에 대한 제약이나 외부의 충격을 받는 경우에도 그에 대한 피드백으로 진동이나 소리 등을 출력할 수 있다.</w:t>
      </w:r>
    </w:p>
    <w:p w:rsidR="00A462AB" w:rsidRDefault="00BF4C2D"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 xml:space="preserve">는 도1의 </w:t>
      </w:r>
      <w:r w:rsidR="00E54FB6">
        <w:rPr>
          <w:rFonts w:ascii="맑은 고딕" w:eastAsia="맑은 고딕" w:hAnsi="맑은 고딕" w:hint="eastAsia"/>
          <w:color w:val="000000" w:themeColor="text1"/>
          <w:sz w:val="24"/>
          <w:lang w:eastAsia="ko-KR"/>
        </w:rPr>
        <w:t>동작인식 디바이스(10)</w:t>
      </w:r>
      <w:r w:rsidR="0048488A">
        <w:rPr>
          <w:rFonts w:ascii="맑은 고딕" w:eastAsia="맑은 고딕" w:hAnsi="맑은 고딕" w:hint="eastAsia"/>
          <w:color w:val="000000" w:themeColor="text1"/>
          <w:sz w:val="24"/>
          <w:lang w:eastAsia="ko-KR"/>
        </w:rPr>
        <w:t>의 구성의 한 예로서 손에 휴대가 용이한 형태로 제작될 수 있다.</w:t>
      </w:r>
      <w:r w:rsidR="0048488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센싱부(510)</w:t>
      </w:r>
      <w:r w:rsidR="0048488A">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를 손에 휴대한 사용자의 손</w:t>
      </w:r>
      <w:r w:rsidR="00A462AB">
        <w:rPr>
          <w:rFonts w:ascii="맑은 고딕" w:eastAsia="맑은 고딕" w:hAnsi="맑은 고딕" w:hint="eastAsia"/>
          <w:color w:val="000000" w:themeColor="text1"/>
          <w:sz w:val="24"/>
          <w:lang w:eastAsia="ko-KR"/>
        </w:rPr>
        <w:t>목</w:t>
      </w:r>
      <w:r w:rsidR="0048488A">
        <w:rPr>
          <w:rFonts w:ascii="맑은 고딕" w:eastAsia="맑은 고딕" w:hAnsi="맑은 고딕" w:hint="eastAsia"/>
          <w:color w:val="000000" w:themeColor="text1"/>
          <w:sz w:val="24"/>
          <w:lang w:eastAsia="ko-KR"/>
        </w:rPr>
        <w:t>의 움직임을 감지하고,</w:t>
      </w:r>
      <w:r w:rsidR="0048488A">
        <w:rPr>
          <w:rFonts w:ascii="맑은 고딕" w:eastAsia="맑은 고딕" w:hAnsi="맑은 고딕"/>
          <w:color w:val="000000" w:themeColor="text1"/>
          <w:sz w:val="24"/>
          <w:lang w:eastAsia="ko-KR"/>
        </w:rPr>
        <w:t xml:space="preserve"> </w:t>
      </w:r>
      <w:r w:rsidR="0048488A">
        <w:rPr>
          <w:rFonts w:ascii="맑은 고딕" w:eastAsia="맑은 고딕" w:hAnsi="맑은 고딕" w:hint="eastAsia"/>
          <w:color w:val="000000" w:themeColor="text1"/>
          <w:sz w:val="24"/>
          <w:lang w:eastAsia="ko-KR"/>
        </w:rPr>
        <w:t xml:space="preserve">감지된 </w:t>
      </w:r>
      <w:r w:rsidR="00A462AB">
        <w:rPr>
          <w:rFonts w:ascii="맑은 고딕" w:eastAsia="맑은 고딕" w:hAnsi="맑은 고딕" w:hint="eastAsia"/>
          <w:color w:val="000000" w:themeColor="text1"/>
          <w:sz w:val="24"/>
          <w:lang w:eastAsia="ko-KR"/>
        </w:rPr>
        <w:lastRenderedPageBreak/>
        <w:t xml:space="preserve">손목의 움직임 </w:t>
      </w:r>
      <w:r w:rsidR="0048488A">
        <w:rPr>
          <w:rFonts w:ascii="맑은 고딕" w:eastAsia="맑은 고딕" w:hAnsi="맑은 고딕" w:hint="eastAsia"/>
          <w:color w:val="000000" w:themeColor="text1"/>
          <w:sz w:val="24"/>
          <w:lang w:eastAsia="ko-KR"/>
        </w:rPr>
        <w:t xml:space="preserve">정보를 </w:t>
      </w:r>
      <w:r>
        <w:rPr>
          <w:rFonts w:ascii="맑은 고딕" w:eastAsia="맑은 고딕" w:hAnsi="맑은 고딕" w:hint="eastAsia"/>
          <w:color w:val="000000" w:themeColor="text1"/>
          <w:sz w:val="24"/>
          <w:lang w:eastAsia="ko-KR"/>
        </w:rPr>
        <w:t>컨트롤 디바이스(50)</w:t>
      </w:r>
      <w:r w:rsidR="001E6B68">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통신부(530)</w:t>
      </w:r>
      <w:r w:rsidR="0048488A">
        <w:rPr>
          <w:rFonts w:ascii="맑은 고딕" w:eastAsia="맑은 고딕" w:hAnsi="맑은 고딕" w:hint="eastAsia"/>
          <w:color w:val="000000" w:themeColor="text1"/>
          <w:sz w:val="24"/>
          <w:lang w:eastAsia="ko-KR"/>
        </w:rPr>
        <w:t>로 전달할 수 있다.</w:t>
      </w:r>
      <w:r w:rsidR="00A462AB" w:rsidRPr="00A462AB">
        <w:rPr>
          <w:rFonts w:ascii="맑은 고딕" w:eastAsia="맑은 고딕" w:hAnsi="맑은 고딕" w:hint="eastAsia"/>
          <w:color w:val="000000" w:themeColor="text1"/>
          <w:sz w:val="24"/>
          <w:lang w:eastAsia="ko-KR"/>
        </w:rPr>
        <w:t xml:space="preserve"> </w:t>
      </w:r>
      <w:r w:rsidR="00A462AB">
        <w:rPr>
          <w:rFonts w:ascii="맑은 고딕" w:eastAsia="맑은 고딕" w:hAnsi="맑은 고딕" w:hint="eastAsia"/>
          <w:color w:val="000000" w:themeColor="text1"/>
          <w:sz w:val="24"/>
          <w:lang w:eastAsia="ko-KR"/>
        </w:rPr>
        <w:t>감지된 손목의 움직임 데이터</w:t>
      </w:r>
      <w:r w:rsidR="00CB6BD3">
        <w:rPr>
          <w:rFonts w:ascii="맑은 고딕" w:eastAsia="맑은 고딕" w:hAnsi="맑은 고딕" w:hint="eastAsia"/>
          <w:color w:val="000000" w:themeColor="text1"/>
          <w:sz w:val="24"/>
          <w:lang w:eastAsia="ko-KR"/>
        </w:rPr>
        <w:t>는</w:t>
      </w:r>
      <w:r w:rsidR="00A462AB">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CB6BD3">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통신부(530)</w:t>
      </w:r>
      <w:r w:rsidR="00CB6BD3">
        <w:rPr>
          <w:rFonts w:ascii="맑은 고딕" w:eastAsia="맑은 고딕" w:hAnsi="맑은 고딕" w:hint="eastAsia"/>
          <w:color w:val="000000" w:themeColor="text1"/>
          <w:sz w:val="24"/>
          <w:lang w:eastAsia="ko-KR"/>
        </w:rPr>
        <w:t xml:space="preserve">에 의해 </w:t>
      </w:r>
      <w:r w:rsidR="00E54FB6">
        <w:rPr>
          <w:rFonts w:ascii="맑은 고딕" w:eastAsia="맑은 고딕" w:hAnsi="맑은 고딕" w:hint="eastAsia"/>
          <w:color w:val="000000" w:themeColor="text1"/>
          <w:sz w:val="24"/>
          <w:lang w:eastAsia="ko-KR"/>
        </w:rPr>
        <w:t>동작인식 디바이스(10)</w:t>
      </w:r>
      <w:r w:rsidR="00CB6BD3">
        <w:rPr>
          <w:rFonts w:ascii="맑은 고딕" w:eastAsia="맑은 고딕" w:hAnsi="맑은 고딕" w:hint="eastAsia"/>
          <w:color w:val="000000" w:themeColor="text1"/>
          <w:sz w:val="24"/>
          <w:lang w:eastAsia="ko-KR"/>
        </w:rPr>
        <w:t xml:space="preserve"> 전송될 수 있다.</w:t>
      </w:r>
      <w:r w:rsidR="00CB6BD3">
        <w:rPr>
          <w:rFonts w:ascii="맑은 고딕" w:eastAsia="맑은 고딕" w:hAnsi="맑은 고딕"/>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 또한,</w:t>
      </w:r>
      <w:r w:rsidR="00CB6BD3">
        <w:rPr>
          <w:rFonts w:ascii="맑은 고딕" w:eastAsia="맑은 고딕" w:hAnsi="맑은 고딕"/>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감지된 손목의 움직임 데이터는 </w:t>
      </w:r>
      <w:r>
        <w:rPr>
          <w:rFonts w:ascii="맑은 고딕" w:eastAsia="맑은 고딕" w:hAnsi="맑은 고딕"/>
          <w:color w:val="000000" w:themeColor="text1"/>
          <w:sz w:val="24"/>
          <w:lang w:eastAsia="ko-KR"/>
        </w:rPr>
        <w:t>HMD 디바이스(80)</w:t>
      </w:r>
      <w:r w:rsidR="00CB6BD3">
        <w:rPr>
          <w:rFonts w:ascii="맑은 고딕" w:eastAsia="맑은 고딕" w:hAnsi="맑은 고딕" w:hint="eastAsia"/>
          <w:color w:val="000000" w:themeColor="text1"/>
          <w:sz w:val="24"/>
          <w:lang w:eastAsia="ko-KR"/>
        </w:rPr>
        <w:t xml:space="preserve">나 </w:t>
      </w:r>
      <w:r w:rsidR="00CB6BD3">
        <w:rPr>
          <w:rFonts w:ascii="맑은 고딕" w:eastAsia="맑은 고딕" w:hAnsi="맑은 고딕"/>
          <w:color w:val="000000" w:themeColor="text1"/>
          <w:sz w:val="24"/>
          <w:lang w:eastAsia="ko-KR"/>
        </w:rPr>
        <w:t>TV</w:t>
      </w:r>
      <w:r w:rsidR="00CB6BD3">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w:t>
      </w:r>
      <w:r>
        <w:rPr>
          <w:rFonts w:ascii="맑은 고딕" w:eastAsia="맑은 고딕" w:hAnsi="맑은 고딕"/>
          <w:color w:val="000000" w:themeColor="text1"/>
          <w:sz w:val="24"/>
          <w:lang w:eastAsia="ko-KR"/>
        </w:rPr>
        <w:t>810</w:t>
      </w:r>
      <w:r w:rsidR="00E54FB6">
        <w:rPr>
          <w:rFonts w:ascii="맑은 고딕" w:eastAsia="맑은 고딕" w:hAnsi="맑은 고딕" w:hint="eastAsia"/>
          <w:color w:val="000000" w:themeColor="text1"/>
          <w:sz w:val="24"/>
          <w:lang w:eastAsia="ko-KR"/>
        </w:rPr>
        <w:t>)</w:t>
      </w:r>
      <w:r w:rsidR="00CB6BD3">
        <w:rPr>
          <w:rFonts w:ascii="맑은 고딕" w:eastAsia="맑은 고딕" w:hAnsi="맑은 고딕" w:hint="eastAsia"/>
          <w:color w:val="000000" w:themeColor="text1"/>
          <w:sz w:val="24"/>
          <w:lang w:eastAsia="ko-KR"/>
        </w:rPr>
        <w:t>가 있는 기기</w:t>
      </w:r>
      <w:r w:rsidR="00A462AB">
        <w:rPr>
          <w:rFonts w:ascii="맑은 고딕" w:eastAsia="맑은 고딕" w:hAnsi="맑은 고딕" w:hint="eastAsia"/>
          <w:color w:val="000000" w:themeColor="text1"/>
          <w:sz w:val="24"/>
          <w:lang w:eastAsia="ko-KR"/>
        </w:rPr>
        <w:t xml:space="preserve">로 </w:t>
      </w:r>
      <w:r w:rsidR="000165E3">
        <w:rPr>
          <w:rFonts w:ascii="맑은 고딕" w:eastAsia="맑은 고딕" w:hAnsi="맑은 고딕" w:hint="eastAsia"/>
          <w:color w:val="000000" w:themeColor="text1"/>
          <w:sz w:val="24"/>
          <w:lang w:eastAsia="ko-KR"/>
        </w:rPr>
        <w:t>전송될</w:t>
      </w:r>
      <w:r w:rsidR="00A462AB">
        <w:rPr>
          <w:rFonts w:ascii="맑은 고딕" w:eastAsia="맑은 고딕" w:hAnsi="맑은 고딕" w:hint="eastAsia"/>
          <w:color w:val="000000" w:themeColor="text1"/>
          <w:sz w:val="24"/>
          <w:lang w:eastAsia="ko-KR"/>
        </w:rPr>
        <w:t xml:space="preserve"> 수 있다.</w:t>
      </w:r>
    </w:p>
    <w:p w:rsidR="00A462AB" w:rsidRDefault="00BF4C2D"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CB6BD3">
        <w:rPr>
          <w:rFonts w:ascii="맑은 고딕" w:eastAsia="맑은 고딕" w:hAnsi="맑은 고딕" w:hint="eastAsia"/>
          <w:color w:val="000000" w:themeColor="text1"/>
          <w:sz w:val="24"/>
          <w:lang w:eastAsia="ko-KR"/>
        </w:rPr>
        <w:t>는</w:t>
      </w:r>
      <w:r w:rsidR="001E6B68">
        <w:rPr>
          <w:rFonts w:ascii="맑은 고딕" w:eastAsia="맑은 고딕" w:hAnsi="맑은 고딕"/>
          <w:color w:val="000000" w:themeColor="text1"/>
          <w:sz w:val="24"/>
          <w:lang w:eastAsia="ko-KR"/>
        </w:rPr>
        <w:t xml:space="preserve"> </w:t>
      </w:r>
      <w:r w:rsidR="001E6B68">
        <w:rPr>
          <w:rFonts w:ascii="맑은 고딕" w:eastAsia="맑은 고딕" w:hAnsi="맑은 고딕" w:hint="eastAsia"/>
          <w:color w:val="000000" w:themeColor="text1"/>
          <w:sz w:val="24"/>
          <w:lang w:eastAsia="ko-KR"/>
        </w:rPr>
        <w:t>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 xml:space="preserve">의 움직임을 감지하기 위하여 </w:t>
      </w:r>
      <w:r>
        <w:rPr>
          <w:rFonts w:ascii="맑은 고딕" w:eastAsia="맑은 고딕" w:hAnsi="맑은 고딕" w:hint="eastAsia"/>
          <w:color w:val="000000" w:themeColor="text1"/>
          <w:sz w:val="24"/>
          <w:lang w:eastAsia="ko-KR"/>
        </w:rPr>
        <w:t>센싱부(510)</w:t>
      </w:r>
      <w:r w:rsidR="001E6B68">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를 통해 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움직임을 감지할 수 있다.</w:t>
      </w:r>
      <w:r w:rsidR="001E6B68">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를 통해 감지된 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w:t>
      </w:r>
      <w:r w:rsidR="000165E3">
        <w:rPr>
          <w:rFonts w:ascii="맑은 고딕" w:eastAsia="맑은 고딕" w:hAnsi="맑은 고딕" w:hint="eastAsia"/>
          <w:color w:val="000000" w:themeColor="text1"/>
          <w:sz w:val="24"/>
          <w:lang w:eastAsia="ko-KR"/>
        </w:rPr>
        <w:t xml:space="preserve"> 데이터는</w:t>
      </w:r>
      <w:r w:rsidR="001E6B68">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 xml:space="preserve">의 </w:t>
      </w:r>
      <w:r w:rsidR="001E6B68"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w:t>
      </w:r>
      <w:r w:rsidR="001E6B68">
        <w:rPr>
          <w:rFonts w:ascii="맑은 고딕" w:eastAsia="맑은 고딕" w:hAnsi="맑은 고딕" w:hint="eastAsia"/>
          <w:color w:val="000000" w:themeColor="text1"/>
          <w:sz w:val="24"/>
          <w:lang w:eastAsia="ko-KR"/>
        </w:rPr>
        <w:t>값으로</w:t>
      </w:r>
      <w:r w:rsidR="001E6B68" w:rsidRPr="00686EA4">
        <w:rPr>
          <w:rFonts w:ascii="맑은 고딕" w:eastAsia="맑은 고딕" w:hAnsi="맑은 고딕" w:hint="eastAsia"/>
          <w:color w:val="000000" w:themeColor="text1"/>
          <w:sz w:val="24"/>
          <w:lang w:eastAsia="ko-KR"/>
        </w:rPr>
        <w:t xml:space="preserve"> </w:t>
      </w:r>
      <w:r w:rsidR="000165E3">
        <w:rPr>
          <w:rFonts w:ascii="맑은 고딕" w:eastAsia="맑은 고딕" w:hAnsi="맑은 고딕" w:hint="eastAsia"/>
          <w:color w:val="000000" w:themeColor="text1"/>
          <w:sz w:val="24"/>
          <w:lang w:eastAsia="ko-KR"/>
        </w:rPr>
        <w:t>얻어질</w:t>
      </w:r>
      <w:r w:rsidR="001E6B68" w:rsidRPr="00686EA4">
        <w:rPr>
          <w:rFonts w:ascii="맑은 고딕" w:eastAsia="맑은 고딕" w:hAnsi="맑은 고딕" w:hint="eastAsia"/>
          <w:color w:val="000000" w:themeColor="text1"/>
          <w:sz w:val="24"/>
          <w:lang w:eastAsia="ko-KR"/>
        </w:rPr>
        <w:t xml:space="preserve"> 수 있다</w:t>
      </w:r>
      <w:r w:rsidR="001E6B68">
        <w:rPr>
          <w:rFonts w:ascii="맑은 고딕" w:eastAsia="맑은 고딕" w:hAnsi="맑은 고딕" w:hint="eastAsia"/>
          <w:color w:val="000000" w:themeColor="text1"/>
          <w:sz w:val="24"/>
          <w:lang w:eastAsia="ko-KR"/>
        </w:rPr>
        <w:t>.</w:t>
      </w:r>
    </w:p>
    <w:p w:rsidR="009278C3" w:rsidRPr="00F16CB5" w:rsidRDefault="009278C3" w:rsidP="009278C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는 통신부(</w:t>
      </w:r>
      <w:r>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)를 통해 동작인식 디바이스(10)의 통신부(130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로부터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값을 수신할 수 있다. 또한 </w:t>
      </w: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는 통신부(</w:t>
      </w:r>
      <w:r>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)를 통해 컨트롤 디바이스(50)의 통신부(530)로부터 손목의 움직임 데이터를 수신할 수 있다.</w:t>
      </w:r>
      <w:r>
        <w:rPr>
          <w:rFonts w:ascii="맑은 고딕" w:eastAsia="맑은 고딕" w:hAnsi="맑은 고딕"/>
          <w:color w:val="000000" w:themeColor="text1"/>
          <w:sz w:val="24"/>
          <w:lang w:eastAsia="ko-KR"/>
        </w:rPr>
        <w:t xml:space="preserve"> HMD 디바이스(80)</w:t>
      </w:r>
      <w:r w:rsidRPr="00D94AD7">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의 제어부(</w:t>
      </w:r>
      <w:r>
        <w:rPr>
          <w:rFonts w:ascii="맑은 고딕" w:eastAsia="맑은 고딕" w:hAnsi="맑은 고딕"/>
          <w:color w:val="000000" w:themeColor="text1"/>
          <w:sz w:val="24"/>
          <w:lang w:eastAsia="ko-KR"/>
        </w:rPr>
        <w:t>820</w:t>
      </w:r>
      <w:r>
        <w:rPr>
          <w:rFonts w:ascii="맑은 고딕" w:eastAsia="맑은 고딕" w:hAnsi="맑은 고딕" w:hint="eastAsia"/>
          <w:color w:val="000000" w:themeColor="text1"/>
          <w:sz w:val="24"/>
          <w:lang w:eastAsia="ko-KR"/>
        </w:rPr>
        <w:t xml:space="preserve">)는 수신된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을 이용하여 상완부(</w:t>
      </w:r>
      <w:r>
        <w:rPr>
          <w:rFonts w:ascii="맑은 고딕" w:eastAsia="맑은 고딕" w:hAnsi="맑은 고딕"/>
          <w:iCs/>
          <w:color w:val="000000" w:themeColor="text1"/>
          <w:sz w:val="24"/>
          <w:lang w:eastAsia="ko-KR"/>
        </w:rPr>
        <w:t xml:space="preserve">211)의 </w:t>
      </w:r>
      <w:r>
        <w:rPr>
          <w:rFonts w:ascii="맑은 고딕" w:eastAsia="맑은 고딕" w:hAnsi="맑은 고딕" w:hint="eastAsia"/>
          <w:iCs/>
          <w:color w:val="000000" w:themeColor="text1"/>
          <w:sz w:val="24"/>
          <w:lang w:eastAsia="ko-KR"/>
        </w:rPr>
        <w:t>움직임 데이터를 산출할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의 제어부(</w:t>
      </w:r>
      <w:r>
        <w:rPr>
          <w:rFonts w:ascii="맑은 고딕" w:eastAsia="맑은 고딕" w:hAnsi="맑은 고딕"/>
          <w:color w:val="000000" w:themeColor="text1"/>
          <w:sz w:val="24"/>
          <w:lang w:eastAsia="ko-KR"/>
        </w:rPr>
        <w:t>820</w:t>
      </w:r>
      <w:r>
        <w:rPr>
          <w:rFonts w:ascii="맑은 고딕" w:eastAsia="맑은 고딕" w:hAnsi="맑은 고딕" w:hint="eastAsia"/>
          <w:color w:val="000000" w:themeColor="text1"/>
          <w:sz w:val="24"/>
          <w:lang w:eastAsia="ko-KR"/>
        </w:rPr>
        <w:t xml:space="preserve">)는 전완부(221)의 움직임 데이터, </w:t>
      </w:r>
      <w:r>
        <w:rPr>
          <w:rFonts w:ascii="맑은 고딕" w:eastAsia="맑은 고딕" w:hAnsi="맑은 고딕" w:hint="eastAsia"/>
          <w:iCs/>
          <w:color w:val="000000" w:themeColor="text1"/>
          <w:sz w:val="24"/>
          <w:lang w:eastAsia="ko-KR"/>
        </w:rPr>
        <w:t>상완부(</w:t>
      </w:r>
      <w:r>
        <w:rPr>
          <w:rFonts w:ascii="맑은 고딕" w:eastAsia="맑은 고딕" w:hAnsi="맑은 고딕"/>
          <w:iCs/>
          <w:color w:val="000000" w:themeColor="text1"/>
          <w:sz w:val="24"/>
          <w:lang w:eastAsia="ko-KR"/>
        </w:rPr>
        <w:t xml:space="preserve">211)의 </w:t>
      </w:r>
      <w:r>
        <w:rPr>
          <w:rFonts w:ascii="맑은 고딕" w:eastAsia="맑은 고딕" w:hAnsi="맑은 고딕" w:hint="eastAsia"/>
          <w:iCs/>
          <w:color w:val="000000" w:themeColor="text1"/>
          <w:sz w:val="24"/>
          <w:lang w:eastAsia="ko-KR"/>
        </w:rPr>
        <w:t xml:space="preserve">움직임 데이터 및 </w:t>
      </w:r>
      <w:r>
        <w:rPr>
          <w:rFonts w:ascii="맑은 고딕" w:eastAsia="맑은 고딕" w:hAnsi="맑은 고딕" w:hint="eastAsia"/>
          <w:color w:val="000000" w:themeColor="text1"/>
          <w:sz w:val="24"/>
          <w:lang w:eastAsia="ko-KR"/>
        </w:rPr>
        <w:t>손목의 움직임 데이터를 이용하여 어깨 위치(210)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 팔꿈치 위치(220),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및 손의 중심 위치(240)</w:t>
      </w:r>
      <w:r>
        <w:rPr>
          <w:rFonts w:ascii="맑은 고딕" w:eastAsia="맑은 고딕" w:hAnsi="맑은 고딕"/>
          <w:color w:val="000000" w:themeColor="text1"/>
          <w:sz w:val="24"/>
          <w:lang w:eastAsia="ko-KR"/>
        </w:rPr>
        <w:t xml:space="preserve">를 </w:t>
      </w:r>
      <w:r>
        <w:rPr>
          <w:rFonts w:ascii="맑은 고딕" w:eastAsia="맑은 고딕" w:hAnsi="맑은 고딕" w:hint="eastAsia"/>
          <w:color w:val="000000" w:themeColor="text1"/>
          <w:sz w:val="24"/>
          <w:lang w:eastAsia="ko-KR"/>
        </w:rPr>
        <w:t>산출할 수 있다.</w:t>
      </w:r>
      <w:r>
        <w:rPr>
          <w:rFonts w:ascii="맑은 고딕" w:eastAsia="맑은 고딕" w:hAnsi="맑은 고딕"/>
          <w:color w:val="000000" w:themeColor="text1"/>
          <w:sz w:val="24"/>
          <w:lang w:eastAsia="ko-KR"/>
        </w:rPr>
        <w:t xml:space="preserve"> HMD 디바이스(80)</w:t>
      </w:r>
      <w:r>
        <w:rPr>
          <w:rFonts w:ascii="맑은 고딕" w:eastAsia="맑은 고딕" w:hAnsi="맑은 고딕" w:hint="eastAsia"/>
          <w:color w:val="000000" w:themeColor="text1"/>
          <w:sz w:val="24"/>
          <w:lang w:eastAsia="ko-KR"/>
        </w:rPr>
        <w:t>의 제어부(</w:t>
      </w:r>
      <w:r>
        <w:rPr>
          <w:rFonts w:ascii="맑은 고딕" w:eastAsia="맑은 고딕" w:hAnsi="맑은 고딕"/>
          <w:color w:val="000000" w:themeColor="text1"/>
          <w:sz w:val="24"/>
          <w:lang w:eastAsia="ko-KR"/>
        </w:rPr>
        <w:t>820</w:t>
      </w:r>
      <w:r>
        <w:rPr>
          <w:rFonts w:ascii="맑은 고딕" w:eastAsia="맑은 고딕" w:hAnsi="맑은 고딕" w:hint="eastAsia"/>
          <w:color w:val="000000" w:themeColor="text1"/>
          <w:sz w:val="24"/>
          <w:lang w:eastAsia="ko-KR"/>
        </w:rPr>
        <w:t xml:space="preserve">)는 전완부(221)의 움직임 데이터, </w:t>
      </w:r>
      <w:r>
        <w:rPr>
          <w:rFonts w:ascii="맑은 고딕" w:eastAsia="맑은 고딕" w:hAnsi="맑은 고딕" w:hint="eastAsia"/>
          <w:iCs/>
          <w:color w:val="000000" w:themeColor="text1"/>
          <w:sz w:val="24"/>
          <w:lang w:eastAsia="ko-KR"/>
        </w:rPr>
        <w:t>상완부(</w:t>
      </w:r>
      <w:r>
        <w:rPr>
          <w:rFonts w:ascii="맑은 고딕" w:eastAsia="맑은 고딕" w:hAnsi="맑은 고딕"/>
          <w:iCs/>
          <w:color w:val="000000" w:themeColor="text1"/>
          <w:sz w:val="24"/>
          <w:lang w:eastAsia="ko-KR"/>
        </w:rPr>
        <w:t xml:space="preserve">211)의 </w:t>
      </w:r>
      <w:r>
        <w:rPr>
          <w:rFonts w:ascii="맑은 고딕" w:eastAsia="맑은 고딕" w:hAnsi="맑은 고딕" w:hint="eastAsia"/>
          <w:iCs/>
          <w:color w:val="000000" w:themeColor="text1"/>
          <w:sz w:val="24"/>
          <w:lang w:eastAsia="ko-KR"/>
        </w:rPr>
        <w:t xml:space="preserve">움직임 데이터 및 </w:t>
      </w:r>
      <w:r>
        <w:rPr>
          <w:rFonts w:ascii="맑은 고딕" w:eastAsia="맑은 고딕" w:hAnsi="맑은 고딕" w:hint="eastAsia"/>
          <w:color w:val="000000" w:themeColor="text1"/>
          <w:sz w:val="24"/>
          <w:lang w:eastAsia="ko-KR"/>
        </w:rPr>
        <w:t>손목의 움직임 데이터를 이용할 때,</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동일 시간 대의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값, 손목</w:t>
      </w:r>
      <w:r>
        <w:rPr>
          <w:rFonts w:ascii="맑은 고딕" w:eastAsia="맑은 고딕" w:hAnsi="맑은 고딕" w:hint="eastAsia"/>
          <w:color w:val="000000" w:themeColor="text1"/>
          <w:sz w:val="24"/>
          <w:lang w:eastAsia="ko-KR"/>
        </w:rPr>
        <w:t xml:space="preserve">의 움직임 데이터를 </w:t>
      </w:r>
      <w:r>
        <w:rPr>
          <w:rFonts w:ascii="맑은 고딕" w:eastAsia="맑은 고딕" w:hAnsi="맑은 고딕" w:hint="eastAsia"/>
          <w:color w:val="000000" w:themeColor="text1"/>
          <w:sz w:val="24"/>
          <w:lang w:eastAsia="ko-KR"/>
        </w:rPr>
        <w:lastRenderedPageBreak/>
        <w:t>이용하여 사용자의 팔의 움직임을 정확하게 산출할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산출된 어깨 위치(210)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 팔꿈치 위치(220),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및 손의 중심 위치(240)를 기초로 하여 </w:t>
      </w: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의 제어부(</w:t>
      </w:r>
      <w:r>
        <w:rPr>
          <w:rFonts w:ascii="맑은 고딕" w:eastAsia="맑은 고딕" w:hAnsi="맑은 고딕"/>
          <w:color w:val="000000" w:themeColor="text1"/>
          <w:sz w:val="24"/>
          <w:lang w:eastAsia="ko-KR"/>
        </w:rPr>
        <w:t>820</w:t>
      </w:r>
      <w:r>
        <w:rPr>
          <w:rFonts w:ascii="맑은 고딕" w:eastAsia="맑은 고딕" w:hAnsi="맑은 고딕" w:hint="eastAsia"/>
          <w:color w:val="000000" w:themeColor="text1"/>
          <w:sz w:val="24"/>
          <w:lang w:eastAsia="ko-KR"/>
        </w:rPr>
        <w:t>)를 통해 팔의 모형 데이터를 생성하고,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w:t>
      </w:r>
      <w:r>
        <w:rPr>
          <w:rFonts w:ascii="맑은 고딕" w:eastAsia="맑은 고딕" w:hAnsi="맑은 고딕"/>
          <w:color w:val="000000" w:themeColor="text1"/>
          <w:sz w:val="24"/>
          <w:lang w:eastAsia="ko-KR"/>
        </w:rPr>
        <w:t>810)</w:t>
      </w:r>
      <w:r>
        <w:rPr>
          <w:rFonts w:ascii="맑은 고딕" w:eastAsia="맑은 고딕" w:hAnsi="맑은 고딕" w:hint="eastAsia"/>
          <w:color w:val="000000" w:themeColor="text1"/>
          <w:sz w:val="24"/>
          <w:lang w:eastAsia="ko-KR"/>
        </w:rPr>
        <w:t>를 통해 출력할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따라서 동작 인식 디바이스(10)와 컨트롤 디바이스(</w:t>
      </w:r>
      <w:r>
        <w:rPr>
          <w:rFonts w:ascii="맑은 고딕" w:eastAsia="맑은 고딕" w:hAnsi="맑은 고딕"/>
          <w:color w:val="000000" w:themeColor="text1"/>
          <w:sz w:val="24"/>
          <w:lang w:eastAsia="ko-KR"/>
        </w:rPr>
        <w:t>50)</w:t>
      </w:r>
      <w:r>
        <w:rPr>
          <w:rFonts w:ascii="맑은 고딕" w:eastAsia="맑은 고딕" w:hAnsi="맑은 고딕" w:hint="eastAsia"/>
          <w:color w:val="000000" w:themeColor="text1"/>
          <w:sz w:val="24"/>
          <w:lang w:eastAsia="ko-KR"/>
        </w:rPr>
        <w:t xml:space="preserve">를 모두 또는 둘 중의 하나를 착용한 사용자가 팔을 움직임에 따라 발생된 움직임 데이터를 이용하여 </w:t>
      </w:r>
      <w:r>
        <w:rPr>
          <w:rFonts w:ascii="맑은 고딕" w:eastAsia="맑은 고딕" w:hAnsi="맑은 고딕"/>
          <w:color w:val="000000" w:themeColor="text1"/>
          <w:sz w:val="24"/>
          <w:lang w:eastAsia="ko-KR"/>
        </w:rPr>
        <w:t xml:space="preserve">HMD </w:t>
      </w:r>
      <w:r>
        <w:rPr>
          <w:rFonts w:ascii="맑은 고딕" w:eastAsia="맑은 고딕" w:hAnsi="맑은 고딕" w:hint="eastAsia"/>
          <w:color w:val="000000" w:themeColor="text1"/>
          <w:sz w:val="24"/>
          <w:lang w:eastAsia="ko-KR"/>
        </w:rPr>
        <w:t>디바이스(</w:t>
      </w:r>
      <w:r>
        <w:rPr>
          <w:rFonts w:ascii="맑은 고딕" w:eastAsia="맑은 고딕" w:hAnsi="맑은 고딕"/>
          <w:color w:val="000000" w:themeColor="text1"/>
          <w:sz w:val="24"/>
          <w:lang w:eastAsia="ko-KR"/>
        </w:rPr>
        <w:t>50)</w:t>
      </w:r>
      <w:r>
        <w:rPr>
          <w:rFonts w:ascii="맑은 고딕" w:eastAsia="맑은 고딕" w:hAnsi="맑은 고딕" w:hint="eastAsia"/>
          <w:color w:val="000000" w:themeColor="text1"/>
          <w:sz w:val="24"/>
          <w:lang w:eastAsia="ko-KR"/>
        </w:rPr>
        <w:t>의 디스플레이부(</w:t>
      </w:r>
      <w:r>
        <w:rPr>
          <w:rFonts w:ascii="맑은 고딕" w:eastAsia="맑은 고딕" w:hAnsi="맑은 고딕"/>
          <w:color w:val="000000" w:themeColor="text1"/>
          <w:sz w:val="24"/>
          <w:lang w:eastAsia="ko-KR"/>
        </w:rPr>
        <w:t>810)</w:t>
      </w:r>
      <w:r>
        <w:rPr>
          <w:rFonts w:ascii="맑은 고딕" w:eastAsia="맑은 고딕" w:hAnsi="맑은 고딕" w:hint="eastAsia"/>
          <w:color w:val="000000" w:themeColor="text1"/>
          <w:sz w:val="24"/>
          <w:lang w:eastAsia="ko-KR"/>
        </w:rPr>
        <w:t>를 통해 실시간으로 사용자의 팔의 움직임을 팔 모형을 통해 보여줄 수 있다.</w:t>
      </w:r>
    </w:p>
    <w:p w:rsidR="007E6FEA" w:rsidRDefault="00E54FB6" w:rsidP="007F7BE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 디바이스(10)</w:t>
      </w:r>
      <w:r w:rsidR="00B211C5">
        <w:rPr>
          <w:rFonts w:ascii="맑은 고딕" w:eastAsia="맑은 고딕" w:hAnsi="맑은 고딕" w:hint="eastAsia"/>
          <w:color w:val="000000" w:themeColor="text1"/>
          <w:sz w:val="24"/>
          <w:lang w:eastAsia="ko-KR"/>
        </w:rPr>
        <w:t xml:space="preserve">나 </w:t>
      </w:r>
      <w:r w:rsidR="00BF4C2D">
        <w:rPr>
          <w:rFonts w:ascii="맑은 고딕" w:eastAsia="맑은 고딕" w:hAnsi="맑은 고딕"/>
          <w:color w:val="000000" w:themeColor="text1"/>
          <w:sz w:val="24"/>
          <w:lang w:eastAsia="ko-KR"/>
        </w:rPr>
        <w:t>HMD 디바이스(80)</w:t>
      </w:r>
      <w:r w:rsidR="00A462AB">
        <w:rPr>
          <w:rFonts w:ascii="맑은 고딕" w:eastAsia="맑은 고딕" w:hAnsi="맑은 고딕" w:hint="eastAsia"/>
          <w:color w:val="000000" w:themeColor="text1"/>
          <w:sz w:val="24"/>
          <w:lang w:eastAsia="ko-KR"/>
        </w:rPr>
        <w:t xml:space="preserve">는 </w:t>
      </w:r>
      <w:r w:rsidR="00B211C5">
        <w:rPr>
          <w:rFonts w:ascii="맑은 고딕" w:eastAsia="맑은 고딕" w:hAnsi="맑은 고딕" w:hint="eastAsia"/>
          <w:color w:val="000000" w:themeColor="text1"/>
          <w:sz w:val="24"/>
          <w:lang w:eastAsia="ko-KR"/>
        </w:rPr>
        <w:t xml:space="preserve">각각의 </w:t>
      </w:r>
      <w:r>
        <w:rPr>
          <w:rFonts w:ascii="맑은 고딕" w:eastAsia="맑은 고딕" w:hAnsi="맑은 고딕" w:hint="eastAsia"/>
          <w:color w:val="000000" w:themeColor="text1"/>
          <w:sz w:val="24"/>
          <w:lang w:eastAsia="ko-KR"/>
        </w:rPr>
        <w:t>통신부(130</w:t>
      </w:r>
      <w:r>
        <w:rPr>
          <w:rFonts w:ascii="맑은 고딕" w:eastAsia="맑은 고딕" w:hAnsi="맑은 고딕"/>
          <w:color w:val="000000" w:themeColor="text1"/>
          <w:sz w:val="24"/>
          <w:lang w:eastAsia="ko-KR"/>
        </w:rPr>
        <w:t xml:space="preserve">, </w:t>
      </w:r>
      <w:r w:rsidR="00BF4C2D">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w:t>
      </w:r>
      <w:r w:rsidR="00A462AB">
        <w:rPr>
          <w:rFonts w:ascii="맑은 고딕" w:eastAsia="맑은 고딕" w:hAnsi="맑은 고딕" w:hint="eastAsia"/>
          <w:color w:val="000000" w:themeColor="text1"/>
          <w:sz w:val="24"/>
          <w:lang w:eastAsia="ko-KR"/>
        </w:rPr>
        <w:t>를</w:t>
      </w:r>
      <w:r w:rsidR="00B211C5">
        <w:rPr>
          <w:rFonts w:ascii="맑은 고딕" w:eastAsia="맑은 고딕" w:hAnsi="맑은 고딕" w:hint="eastAsia"/>
          <w:color w:val="000000" w:themeColor="text1"/>
          <w:sz w:val="24"/>
          <w:lang w:eastAsia="ko-KR"/>
        </w:rPr>
        <w:t xml:space="preserve"> 통해</w:t>
      </w:r>
      <w:r w:rsidR="00A462AB">
        <w:rPr>
          <w:rFonts w:ascii="맑은 고딕" w:eastAsia="맑은 고딕" w:hAnsi="맑은 고딕" w:hint="eastAsia"/>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컨트롤 디바이스(50)</w:t>
      </w:r>
      <w:r w:rsidR="00A462AB">
        <w:rPr>
          <w:rFonts w:ascii="맑은 고딕" w:eastAsia="맑은 고딕" w:hAnsi="맑은 고딕" w:hint="eastAsia"/>
          <w:color w:val="000000" w:themeColor="text1"/>
          <w:sz w:val="24"/>
          <w:lang w:eastAsia="ko-KR"/>
        </w:rPr>
        <w:t xml:space="preserve">의 </w:t>
      </w:r>
      <w:r w:rsidR="00BF4C2D">
        <w:rPr>
          <w:rFonts w:ascii="맑은 고딕" w:eastAsia="맑은 고딕" w:hAnsi="맑은 고딕" w:hint="eastAsia"/>
          <w:color w:val="000000" w:themeColor="text1"/>
          <w:sz w:val="24"/>
          <w:lang w:eastAsia="ko-KR"/>
        </w:rPr>
        <w:t>통신부(530)</w:t>
      </w:r>
      <w:r w:rsidR="00A462AB">
        <w:rPr>
          <w:rFonts w:ascii="맑은 고딕" w:eastAsia="맑은 고딕" w:hAnsi="맑은 고딕" w:hint="eastAsia"/>
          <w:color w:val="000000" w:themeColor="text1"/>
          <w:sz w:val="24"/>
          <w:lang w:eastAsia="ko-KR"/>
        </w:rPr>
        <w:t xml:space="preserve">로부터 </w:t>
      </w:r>
      <w:r w:rsidR="001E6B68">
        <w:rPr>
          <w:rFonts w:ascii="맑은 고딕" w:eastAsia="맑은 고딕" w:hAnsi="맑은 고딕" w:hint="eastAsia"/>
          <w:color w:val="000000" w:themeColor="text1"/>
          <w:sz w:val="24"/>
          <w:lang w:eastAsia="ko-KR"/>
        </w:rPr>
        <w:t>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 데이터</w:t>
      </w:r>
      <w:r w:rsidR="007F7BED">
        <w:rPr>
          <w:rFonts w:ascii="맑은 고딕" w:eastAsia="맑은 고딕" w:hAnsi="맑은 고딕" w:hint="eastAsia"/>
          <w:color w:val="000000" w:themeColor="text1"/>
          <w:sz w:val="24"/>
          <w:lang w:eastAsia="ko-KR"/>
        </w:rPr>
        <w:t>를 수신할 수 있다.</w:t>
      </w:r>
      <w:r w:rsidR="007F7BED">
        <w:rPr>
          <w:rFonts w:ascii="맑은 고딕" w:eastAsia="맑은 고딕" w:hAnsi="맑은 고딕"/>
          <w:color w:val="000000" w:themeColor="text1"/>
          <w:sz w:val="24"/>
          <w:lang w:eastAsia="ko-KR"/>
        </w:rPr>
        <w:t xml:space="preserve"> </w:t>
      </w:r>
      <w:r w:rsidR="007F7BED">
        <w:rPr>
          <w:rFonts w:ascii="맑은 고딕" w:eastAsia="맑은 고딕" w:hAnsi="맑은 고딕" w:hint="eastAsia"/>
          <w:color w:val="000000" w:themeColor="text1"/>
          <w:sz w:val="24"/>
          <w:lang w:eastAsia="ko-KR"/>
        </w:rPr>
        <w:t>수신된 손목의 움직임 데이터</w:t>
      </w:r>
      <w:r w:rsidR="007F7BED"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w:t>
      </w:r>
      <w:r w:rsidR="007F7BED">
        <w:rPr>
          <w:rFonts w:ascii="맑은 고딕" w:eastAsia="맑은 고딕" w:hAnsi="맑은 고딕" w:hint="eastAsia"/>
          <w:color w:val="000000" w:themeColor="text1"/>
          <w:sz w:val="24"/>
          <w:lang w:eastAsia="ko-KR"/>
        </w:rPr>
        <w:t xml:space="preserve">를 이용하여 손목의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w:t>
      </w:r>
      <w:r w:rsidR="007F7BE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를 아래 같은 식으로 나타낼 수 있다.</w:t>
      </w:r>
    </w:p>
    <w:p w:rsidR="00A462AB" w:rsidRPr="00A462AB" w:rsidRDefault="00AA2154"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m:rPr>
            <m:sty m:val="p"/>
          </m:rPr>
          <w:rPr>
            <w:rFonts w:ascii="Cambria Math" w:eastAsia="맑은 고딕" w:hAnsi="Cambria Math"/>
            <w:color w:val="000000" w:themeColor="text1"/>
            <w:sz w:val="24"/>
            <w:lang w:eastAsia="ko-KR"/>
          </w:rPr>
          <m:t>=</m:t>
        </m:r>
      </m:oMath>
      <w:r w:rsidR="00A462AB" w:rsidRPr="00A462A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A462AB" w:rsidRPr="00A462AB">
        <w:rPr>
          <w:rFonts w:ascii="맑은 고딕" w:eastAsia="맑은 고딕" w:hAnsi="맑은 고딕" w:hint="eastAsia"/>
          <w:color w:val="000000" w:themeColor="text1"/>
          <w:sz w:val="24"/>
          <w:lang w:eastAsia="ko-KR"/>
        </w:rPr>
        <w:t xml:space="preserve"> </w:t>
      </w:r>
    </w:p>
    <w:p w:rsidR="00A462AB" w:rsidRPr="00A462AB" w:rsidRDefault="00AA2154"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oMath>
      <w:r w:rsidR="00A462AB" w:rsidRPr="00A462AB">
        <w:rPr>
          <w:rFonts w:ascii="맑은 고딕" w:eastAsia="맑은 고딕" w:hAnsi="맑은 고딕" w:hint="eastAsia"/>
          <w:color w:val="000000" w:themeColor="text1"/>
          <w:sz w:val="24"/>
          <w:lang w:eastAsia="ko-KR"/>
        </w:rPr>
        <w:t xml:space="preserve"> </w:t>
      </w:r>
    </w:p>
    <w:p w:rsidR="00A462AB" w:rsidRPr="00A462AB" w:rsidRDefault="00AA2154"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oMath>
      <w:r w:rsidR="00A462AB" w:rsidRPr="00A462A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p>
    <w:p w:rsidR="0048488A" w:rsidRDefault="007F7BED" w:rsidP="0048488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추가로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손목의 움직임 데이터의 롤 값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를 이용하여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를 아래와 같이 구할 수 있다.</w:t>
      </w:r>
    </w:p>
    <w:p w:rsidR="007F7BED" w:rsidRPr="007F7BED" w:rsidRDefault="00AA2154" w:rsidP="007F7BED">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 </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7F7BED" w:rsidRPr="007F7BED">
        <w:rPr>
          <w:rFonts w:ascii="맑은 고딕" w:eastAsia="맑은 고딕" w:hAnsi="맑은 고딕" w:hint="eastAsia"/>
          <w:color w:val="000000" w:themeColor="text1"/>
          <w:sz w:val="24"/>
          <w:lang w:eastAsia="ko-KR"/>
        </w:rPr>
        <w:t xml:space="preserve"> </w:t>
      </w:r>
    </w:p>
    <w:p w:rsidR="007F7BED" w:rsidRDefault="00BF4C2D" w:rsidP="0048488A">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A136A7">
        <w:rPr>
          <w:rFonts w:ascii="맑은 고딕" w:eastAsia="맑은 고딕" w:hAnsi="맑은 고딕" w:hint="eastAsia"/>
          <w:color w:val="000000" w:themeColor="text1"/>
          <w:sz w:val="24"/>
          <w:lang w:eastAsia="ko-KR"/>
        </w:rPr>
        <w:t xml:space="preserve">는 손목의 </w:t>
      </w:r>
      <w:r w:rsidR="00A136A7">
        <w:rPr>
          <w:rFonts w:ascii="맑은 고딕" w:eastAsia="맑은 고딕" w:hAnsi="맑은 고딕"/>
          <w:color w:val="000000" w:themeColor="text1"/>
          <w:sz w:val="24"/>
          <w:lang w:eastAsia="ko-KR"/>
        </w:rPr>
        <w:t xml:space="preserve">3 </w:t>
      </w:r>
      <w:r w:rsidR="00A136A7">
        <w:rPr>
          <w:rFonts w:ascii="맑은 고딕" w:eastAsia="맑은 고딕" w:hAnsi="맑은 고딕" w:hint="eastAsia"/>
          <w:color w:val="000000" w:themeColor="text1"/>
          <w:sz w:val="24"/>
          <w:lang w:eastAsia="ko-KR"/>
        </w:rPr>
        <w:t>자유도 값을 보여주는 기능을 수행할 수 있고,</w:t>
      </w:r>
      <w:r w:rsidR="00A136A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A136A7">
        <w:rPr>
          <w:rFonts w:ascii="맑은 고딕" w:eastAsia="맑은 고딕" w:hAnsi="맑은 고딕" w:hint="eastAsia"/>
          <w:color w:val="000000" w:themeColor="text1"/>
          <w:sz w:val="24"/>
          <w:lang w:eastAsia="ko-KR"/>
        </w:rPr>
        <w:t xml:space="preserve">는 </w:t>
      </w:r>
      <w:r w:rsidR="00A136A7">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136A7">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전완부(221)</w:t>
      </w:r>
      <w:r w:rsidR="00A136A7">
        <w:rPr>
          <w:rFonts w:ascii="맑은 고딕" w:eastAsia="맑은 고딕" w:hAnsi="맑은 고딕" w:hint="eastAsia"/>
          <w:iCs/>
          <w:color w:val="000000" w:themeColor="text1"/>
          <w:sz w:val="24"/>
          <w:lang w:eastAsia="ko-KR"/>
        </w:rPr>
        <w:t xml:space="preserve">의 </w:t>
      </w:r>
      <w:r w:rsidR="00A136A7">
        <w:rPr>
          <w:rFonts w:ascii="맑은 고딕" w:eastAsia="맑은 고딕" w:hAnsi="맑은 고딕"/>
          <w:iCs/>
          <w:color w:val="000000" w:themeColor="text1"/>
          <w:sz w:val="24"/>
          <w:lang w:eastAsia="ko-KR"/>
        </w:rPr>
        <w:t xml:space="preserve">3 </w:t>
      </w:r>
      <w:r w:rsidR="00A136A7">
        <w:rPr>
          <w:rFonts w:ascii="맑은 고딕" w:eastAsia="맑은 고딕" w:hAnsi="맑은 고딕" w:hint="eastAsia"/>
          <w:iCs/>
          <w:color w:val="000000" w:themeColor="text1"/>
          <w:sz w:val="24"/>
          <w:lang w:eastAsia="ko-KR"/>
        </w:rPr>
        <w:t xml:space="preserve">자유도 값을 추가로 알 수 있도록 하여 팔 전체의 움직임을 보여줄 수 있는 </w:t>
      </w:r>
      <w:r w:rsidR="00A136A7">
        <w:rPr>
          <w:rFonts w:ascii="맑은 고딕" w:eastAsia="맑은 고딕" w:hAnsi="맑은 고딕"/>
          <w:iCs/>
          <w:color w:val="000000" w:themeColor="text1"/>
          <w:sz w:val="24"/>
          <w:lang w:eastAsia="ko-KR"/>
        </w:rPr>
        <w:t xml:space="preserve">7 </w:t>
      </w:r>
      <w:r w:rsidR="00A136A7">
        <w:rPr>
          <w:rFonts w:ascii="맑은 고딕" w:eastAsia="맑은 고딕" w:hAnsi="맑은 고딕" w:hint="eastAsia"/>
          <w:iCs/>
          <w:color w:val="000000" w:themeColor="text1"/>
          <w:sz w:val="24"/>
          <w:lang w:eastAsia="ko-KR"/>
        </w:rPr>
        <w:t xml:space="preserve">자유도를 </w:t>
      </w:r>
      <w:r w:rsidR="00A136A7">
        <w:rPr>
          <w:rFonts w:ascii="맑은 고딕" w:eastAsia="맑은 고딕" w:hAnsi="맑은 고딕" w:hint="eastAsia"/>
          <w:iCs/>
          <w:color w:val="000000" w:themeColor="text1"/>
          <w:sz w:val="24"/>
          <w:lang w:eastAsia="ko-KR"/>
        </w:rPr>
        <w:lastRenderedPageBreak/>
        <w:t>구현할 수 있다.</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는 본 발명의 일 실시예에 따른 </w:t>
      </w:r>
      <w:r w:rsidRPr="005D321B">
        <w:rPr>
          <w:rFonts w:ascii="맑은 고딕" w:eastAsia="맑은 고딕" w:hAnsi="맑은 고딕" w:hint="eastAsia"/>
          <w:color w:val="000000" w:themeColor="text1"/>
          <w:sz w:val="24"/>
          <w:lang w:eastAsia="ko-KR"/>
        </w:rPr>
        <w:t>팔</w:t>
      </w:r>
      <w:r>
        <w:rPr>
          <w:rFonts w:ascii="맑은 고딕" w:eastAsia="맑은 고딕" w:hAnsi="맑은 고딕" w:hint="eastAsia"/>
          <w:color w:val="000000" w:themeColor="text1"/>
          <w:sz w:val="24"/>
          <w:lang w:eastAsia="ko-KR"/>
        </w:rPr>
        <w:t>과 손</w:t>
      </w:r>
      <w:r w:rsidRPr="005D321B">
        <w:rPr>
          <w:rFonts w:ascii="맑은 고딕" w:eastAsia="맑은 고딕" w:hAnsi="맑은 고딕" w:hint="eastAsia"/>
          <w:color w:val="000000" w:themeColor="text1"/>
          <w:sz w:val="24"/>
          <w:lang w:eastAsia="ko-KR"/>
        </w:rPr>
        <w:t>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w:t>
      </w:r>
      <w:r w:rsidRPr="00557327">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Pr="005D321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기준점으로</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설정</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920)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S930),</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94</w:t>
      </w:r>
      <w:r w:rsidRPr="00557327">
        <w:rPr>
          <w:rFonts w:ascii="맑은 고딕" w:eastAsia="맑은 고딕" w:hAnsi="맑은 고딕"/>
          <w:color w:val="000000" w:themeColor="text1"/>
          <w:sz w:val="24"/>
          <w:lang w:eastAsia="ko-KR"/>
        </w:rPr>
        <w:t>0)</w:t>
      </w:r>
      <w:r w:rsidRPr="007E6FEA">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95</w:t>
      </w:r>
      <w:r w:rsidRPr="00557327">
        <w:rPr>
          <w:rFonts w:ascii="맑은 고딕" w:eastAsia="맑은 고딕" w:hAnsi="맑은 고딕"/>
          <w:color w:val="000000" w:themeColor="text1"/>
          <w:sz w:val="24"/>
          <w:lang w:eastAsia="ko-KR"/>
        </w:rPr>
        <w:t>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w:t>
      </w:r>
      <w:r w:rsidRPr="00557327">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Pr>
          <w:rFonts w:ascii="맑은 고딕" w:eastAsia="맑은 고딕" w:hAnsi="맑은 고딕" w:hint="eastAsia"/>
          <w:color w:val="000000" w:themeColor="text1"/>
          <w:sz w:val="24"/>
          <w:lang w:eastAsia="ko-KR"/>
        </w:rPr>
        <w:t xml:space="preserve">를 표시하기 위한 기준점으로서, </w:t>
      </w:r>
      <w:r w:rsidRPr="003D191F">
        <w:rPr>
          <w:rFonts w:ascii="맑은 고딕" w:eastAsia="맑은 고딕" w:hAnsi="맑은 고딕" w:hint="eastAsia"/>
          <w:color w:val="000000" w:themeColor="text1"/>
          <w:sz w:val="24"/>
          <w:lang w:eastAsia="ko-KR"/>
        </w:rPr>
        <w:t>기준점</w:t>
      </w:r>
      <w:r>
        <w:rPr>
          <w:rFonts w:ascii="맑은 고딕" w:eastAsia="맑은 고딕" w:hAnsi="맑은 고딕" w:hint="eastAsia"/>
          <w:color w:val="000000" w:themeColor="text1"/>
          <w:sz w:val="24"/>
          <w:lang w:eastAsia="ko-KR"/>
        </w:rPr>
        <w:t xml:space="preserve">에 해당하는 </w:t>
      </w:r>
      <w:r>
        <w:rPr>
          <w:rFonts w:ascii="맑은 고딕" w:eastAsia="맑은 고딕" w:hAnsi="맑은 고딕"/>
          <w:color w:val="000000" w:themeColor="text1"/>
          <w:sz w:val="24"/>
          <w:lang w:eastAsia="ko-KR"/>
        </w:rPr>
        <w:t>XYZ</w:t>
      </w:r>
      <w:r>
        <w:rPr>
          <w:rFonts w:ascii="맑은 고딕" w:eastAsia="맑은 고딕" w:hAnsi="맑은 고딕" w:hint="eastAsia"/>
          <w:color w:val="000000" w:themeColor="text1"/>
          <w:sz w:val="24"/>
          <w:lang w:eastAsia="ko-KR"/>
        </w:rPr>
        <w:t>축의 좌표값인</w:t>
      </w:r>
      <w:r w:rsidRPr="003D191F">
        <w:rPr>
          <w:rFonts w:ascii="맑은 고딕" w:eastAsia="맑은 고딕" w:hAnsi="맑은 고딕"/>
          <w:color w:val="000000" w:themeColor="text1"/>
          <w:sz w:val="24"/>
          <w:lang w:eastAsia="ko-KR"/>
        </w:rPr>
        <w:t xml:space="preserve"> (0,</w:t>
      </w:r>
      <w:r>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으로 나타낼 수 있고 별도로 추출이나 계산과정을 거치지 않을 수 있다.</w:t>
      </w:r>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 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 xml:space="preserve">는 사용자의 실제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손의 길이를 측정을 통해 구할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iCs/>
          <w:color w:val="000000" w:themeColor="text1"/>
          <w:sz w:val="24"/>
          <w:lang w:eastAsia="ko-KR"/>
        </w:rPr>
        <w:t xml:space="preserve">사용자별로 측정하지 않고 특정 성별과 나이를 갖는 사람의 팔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 상부의 길이,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에 </w:t>
      </w:r>
      <w:r>
        <w:rPr>
          <w:rFonts w:ascii="맑은 고딕" w:eastAsia="맑은 고딕" w:hAnsi="맑은 고딕" w:hint="eastAsia"/>
          <w:iCs/>
          <w:color w:val="000000" w:themeColor="text1"/>
          <w:sz w:val="24"/>
          <w:lang w:eastAsia="ko-KR"/>
        </w:rPr>
        <w:t>대한 통계치를 사용할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예를 들어,</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는</w:t>
      </w:r>
      <w:r>
        <w:rPr>
          <w:rFonts w:ascii="맑은 고딕" w:eastAsia="맑은 고딕" w:hAnsi="맑은 고딕" w:hint="eastAsia"/>
          <w:iCs/>
          <w:color w:val="000000" w:themeColor="text1"/>
          <w:sz w:val="24"/>
          <w:lang w:eastAsia="ko-KR"/>
        </w:rPr>
        <w:t xml:space="preserve"> 주게임층인 </w:t>
      </w:r>
      <w:r>
        <w:rPr>
          <w:rFonts w:ascii="맑은 고딕" w:eastAsia="맑은 고딕" w:hAnsi="맑은 고딕"/>
          <w:iCs/>
          <w:color w:val="000000" w:themeColor="text1"/>
          <w:sz w:val="24"/>
          <w:lang w:eastAsia="ko-KR"/>
        </w:rPr>
        <w:t>30</w:t>
      </w:r>
      <w:r>
        <w:rPr>
          <w:rFonts w:ascii="맑은 고딕" w:eastAsia="맑은 고딕" w:hAnsi="맑은 고딕" w:hint="eastAsia"/>
          <w:iCs/>
          <w:color w:val="000000" w:themeColor="text1"/>
          <w:sz w:val="24"/>
          <w:lang w:eastAsia="ko-KR"/>
        </w:rPr>
        <w:t>대 남성의 팔 길이에 대한 통계치로부터 계산하여 사용할 수 있다</w:t>
      </w:r>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93</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w:t>
      </w:r>
      <w:r>
        <w:rPr>
          <w:rFonts w:ascii="맑은 고딕" w:eastAsia="맑은 고딕" w:hAnsi="맑은 고딕" w:hint="eastAsia"/>
          <w:color w:val="000000" w:themeColor="text1"/>
          <w:sz w:val="24"/>
          <w:lang w:eastAsia="ko-KR"/>
        </w:rPr>
        <w:lastRenderedPageBreak/>
        <w:t xml:space="preserve">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상완부(211)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E6FEA" w:rsidRPr="006F2198" w:rsidRDefault="00AA2154"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94</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E6FEA" w:rsidRPr="006F2198" w:rsidRDefault="00AA2154"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95</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손의 중심 위치(240)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손의 중심 위치(240)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와 </w:t>
      </w:r>
      <w:r w:rsidR="007F7BED">
        <w:rPr>
          <w:rFonts w:ascii="맑은 고딕" w:eastAsia="맑은 고딕" w:hAnsi="맑은 고딕" w:hint="eastAsia"/>
          <w:color w:val="000000" w:themeColor="text1"/>
          <w:sz w:val="24"/>
          <w:lang w:eastAsia="ko-KR"/>
        </w:rPr>
        <w:t xml:space="preserve">손목의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w:t>
      </w:r>
      <w:r w:rsidR="007F7BE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F7BED" w:rsidRDefault="00AA2154"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단계를 통해 인간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7F7BE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를 구할 수 있고,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값의 변화를 통해 팔</w:t>
      </w:r>
      <w:r w:rsidR="00453B6D">
        <w:rPr>
          <w:rFonts w:ascii="맑은 고딕" w:eastAsia="맑은 고딕" w:hAnsi="맑은 고딕" w:hint="eastAsia"/>
          <w:iCs/>
          <w:color w:val="000000" w:themeColor="text1"/>
          <w:sz w:val="24"/>
          <w:lang w:eastAsia="ko-KR"/>
        </w:rPr>
        <w:t>과 손</w:t>
      </w:r>
      <w:r>
        <w:rPr>
          <w:rFonts w:ascii="맑은 고딕" w:eastAsia="맑은 고딕" w:hAnsi="맑은 고딕" w:hint="eastAsia"/>
          <w:iCs/>
          <w:color w:val="000000" w:themeColor="text1"/>
          <w:sz w:val="24"/>
          <w:lang w:eastAsia="ko-KR"/>
        </w:rPr>
        <w:t>의 움직임을 감지할 수 있다</w:t>
      </w:r>
    </w:p>
    <w:p w:rsidR="00317340" w:rsidRDefault="005F2EEB" w:rsidP="003F50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lastRenderedPageBreak/>
        <w:t>도</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color w:val="000000" w:themeColor="text1"/>
          <w:sz w:val="24"/>
          <w:lang w:eastAsia="ko-KR"/>
        </w:rPr>
        <w:t>10</w:t>
      </w:r>
      <w:r w:rsidR="003F5055">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hint="eastAsia"/>
          <w:color w:val="000000" w:themeColor="text1"/>
          <w:sz w:val="24"/>
          <w:lang w:eastAsia="ko-KR"/>
        </w:rPr>
        <w:t>방법을 설명하기 위한 도면이다.</w:t>
      </w:r>
    </w:p>
    <w:p w:rsidR="003F5055" w:rsidRDefault="003F5055" w:rsidP="003F50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w:t>
      </w:r>
      <w:r w:rsidR="00043D3C">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t>팔의</w:t>
      </w:r>
      <w:r w:rsidR="00A242FA" w:rsidRPr="00A242FA">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t>움직임</w:t>
      </w:r>
      <w:r w:rsidR="00A242FA" w:rsidRPr="00A242FA">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t>데이터</w:t>
      </w:r>
      <w:r w:rsidR="00A242FA">
        <w:rPr>
          <w:rFonts w:ascii="맑은 고딕" w:eastAsia="맑은 고딕" w:hAnsi="맑은 고딕" w:hint="eastAsia"/>
          <w:color w:val="000000" w:themeColor="text1"/>
          <w:sz w:val="24"/>
          <w:lang w:eastAsia="ko-KR"/>
        </w:rPr>
        <w:t>를</w:t>
      </w:r>
      <w:r w:rsidR="00A242FA" w:rsidRPr="00A242FA">
        <w:rPr>
          <w:rFonts w:ascii="맑은 고딕" w:eastAsia="맑은 고딕" w:hAnsi="맑은 고딕" w:hint="eastAsia"/>
          <w:color w:val="000000" w:themeColor="text1"/>
          <w:sz w:val="24"/>
          <w:lang w:eastAsia="ko-KR"/>
        </w:rPr>
        <w:t xml:space="preserve"> </w:t>
      </w:r>
      <w:r w:rsidR="00A242FA" w:rsidRPr="003F5055">
        <w:rPr>
          <w:rFonts w:ascii="맑은 고딕" w:eastAsia="맑은 고딕" w:hAnsi="맑은 고딕" w:hint="eastAsia"/>
          <w:color w:val="000000" w:themeColor="text1"/>
          <w:sz w:val="24"/>
          <w:lang w:eastAsia="ko-KR"/>
        </w:rPr>
        <w:t>수신</w:t>
      </w:r>
      <w:r w:rsidR="00A242FA" w:rsidRPr="00557327">
        <w:rPr>
          <w:rFonts w:ascii="맑은 고딕" w:eastAsia="맑은 고딕" w:hAnsi="맑은 고딕" w:hint="eastAsia"/>
          <w:color w:val="000000" w:themeColor="text1"/>
          <w:sz w:val="24"/>
          <w:lang w:eastAsia="ko-KR"/>
        </w:rPr>
        <w:t>하는</w:t>
      </w:r>
      <w:r w:rsidR="00A242FA" w:rsidRPr="00557327">
        <w:rPr>
          <w:rFonts w:ascii="맑은 고딕" w:eastAsia="맑은 고딕" w:hAnsi="맑은 고딕"/>
          <w:color w:val="000000" w:themeColor="text1"/>
          <w:sz w:val="24"/>
          <w:lang w:eastAsia="ko-KR"/>
        </w:rPr>
        <w:t xml:space="preserve"> </w:t>
      </w:r>
      <w:r w:rsidR="00A242FA" w:rsidRPr="00557327">
        <w:rPr>
          <w:rFonts w:ascii="맑은 고딕" w:eastAsia="맑은 고딕" w:hAnsi="맑은 고딕" w:hint="eastAsia"/>
          <w:color w:val="000000" w:themeColor="text1"/>
          <w:sz w:val="24"/>
          <w:lang w:eastAsia="ko-KR"/>
        </w:rPr>
        <w:t>단계</w:t>
      </w:r>
      <w:r w:rsidR="00A242FA" w:rsidRPr="00557327">
        <w:rPr>
          <w:rFonts w:ascii="맑은 고딕" w:eastAsia="맑은 고딕" w:hAnsi="맑은 고딕"/>
          <w:color w:val="000000" w:themeColor="text1"/>
          <w:sz w:val="24"/>
          <w:lang w:eastAsia="ko-KR"/>
        </w:rPr>
        <w:t>(S</w:t>
      </w:r>
      <w:r w:rsidR="00A242FA">
        <w:rPr>
          <w:rFonts w:ascii="맑은 고딕" w:eastAsia="맑은 고딕" w:hAnsi="맑은 고딕"/>
          <w:color w:val="000000" w:themeColor="text1"/>
          <w:sz w:val="24"/>
          <w:lang w:eastAsia="ko-KR"/>
        </w:rPr>
        <w:t>10</w:t>
      </w:r>
      <w:r w:rsidR="00A242FA" w:rsidRPr="00557327">
        <w:rPr>
          <w:rFonts w:ascii="맑은 고딕" w:eastAsia="맑은 고딕" w:hAnsi="맑은 고딕"/>
          <w:color w:val="000000" w:themeColor="text1"/>
          <w:sz w:val="24"/>
          <w:lang w:eastAsia="ko-KR"/>
        </w:rPr>
        <w:t xml:space="preserve">10),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A242FA">
        <w:rPr>
          <w:rFonts w:ascii="맑은 고딕" w:eastAsia="맑은 고딕" w:hAnsi="맑은 고딕"/>
          <w:color w:val="000000" w:themeColor="text1"/>
          <w:sz w:val="24"/>
          <w:lang w:eastAsia="ko-KR"/>
        </w:rPr>
        <w:t>2</w:t>
      </w:r>
      <w:r w:rsidRPr="00557327">
        <w:rPr>
          <w:rFonts w:ascii="맑은 고딕" w:eastAsia="맑은 고딕" w:hAnsi="맑은 고딕"/>
          <w:color w:val="000000" w:themeColor="text1"/>
          <w:sz w:val="24"/>
          <w:lang w:eastAsia="ko-KR"/>
        </w:rPr>
        <w:t xml:space="preserve">0),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데이터를</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이용하여</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Pr>
          <w:rFonts w:ascii="맑은 고딕" w:eastAsia="맑은 고딕" w:hAnsi="맑은 고딕" w:hint="eastAsia"/>
          <w:color w:val="000000" w:themeColor="text1"/>
          <w:sz w:val="24"/>
          <w:lang w:eastAsia="ko-KR"/>
        </w:rPr>
        <w:t>을</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생성</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S10</w:t>
      </w:r>
      <w:r w:rsidR="00A242FA">
        <w:rPr>
          <w:rFonts w:ascii="맑은 고딕" w:eastAsia="맑은 고딕" w:hAnsi="맑은 고딕"/>
          <w:color w:val="000000" w:themeColor="text1"/>
          <w:sz w:val="24"/>
          <w:lang w:eastAsia="ko-KR"/>
        </w:rPr>
        <w:t>3</w:t>
      </w:r>
      <w:r>
        <w:rPr>
          <w:rFonts w:ascii="맑은 고딕" w:eastAsia="맑은 고딕" w:hAnsi="맑은 고딕"/>
          <w:color w:val="000000" w:themeColor="text1"/>
          <w:sz w:val="24"/>
          <w:lang w:eastAsia="ko-KR"/>
        </w:rPr>
        <w:t xml:space="preserve">0)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 xml:space="preserve">출력 </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A242FA">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sidRPr="00557327">
        <w:rPr>
          <w:rFonts w:ascii="맑은 고딕" w:eastAsia="맑은 고딕" w:hAnsi="맑은 고딕"/>
          <w:color w:val="000000" w:themeColor="text1"/>
          <w:sz w:val="24"/>
          <w:lang w:eastAsia="ko-KR"/>
        </w:rPr>
        <w:t>)</w:t>
      </w:r>
      <w:r w:rsidRPr="007E6FEA">
        <w:rPr>
          <w:rFonts w:ascii="맑은 고딕" w:eastAsia="맑은 고딕" w:hAnsi="맑은 고딕" w:hint="eastAsia"/>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7B6686" w:rsidRDefault="003F5055" w:rsidP="007B6686">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1010)</w:t>
      </w:r>
      <w:r w:rsidR="0047550A">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BF4C2D">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디스플레이부(161)</w:t>
      </w:r>
      <w:r w:rsidR="0047550A">
        <w:rPr>
          <w:rFonts w:ascii="맑은 고딕" w:eastAsia="맑은 고딕" w:hAnsi="맑은 고딕" w:hint="eastAsia"/>
          <w:color w:val="000000" w:themeColor="text1"/>
          <w:sz w:val="24"/>
          <w:lang w:eastAsia="ko-KR"/>
        </w:rPr>
        <w:t>가 있는 장치에서 수신하는 과정일 수 있다.</w:t>
      </w:r>
      <w:r>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 xml:space="preserve">팔의 </w:t>
      </w:r>
      <w:r w:rsidR="00A242FA" w:rsidRPr="00A242FA">
        <w:rPr>
          <w:rFonts w:ascii="맑은 고딕" w:eastAsia="맑은 고딕" w:hAnsi="맑은 고딕" w:hint="eastAsia"/>
          <w:color w:val="000000" w:themeColor="text1"/>
          <w:sz w:val="24"/>
          <w:lang w:eastAsia="ko-KR"/>
        </w:rPr>
        <w:t>움직임</w:t>
      </w:r>
      <w:r w:rsidR="00A242FA" w:rsidRPr="00A242F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BB42B5">
        <w:rPr>
          <w:rFonts w:ascii="맑은 고딕" w:eastAsia="맑은 고딕" w:hAnsi="맑은 고딕" w:hint="eastAsia"/>
          <w:color w:val="000000" w:themeColor="text1"/>
          <w:sz w:val="24"/>
          <w:lang w:eastAsia="ko-KR"/>
        </w:rPr>
        <w:t xml:space="preserve">에 의해 생성된 팔의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의 </w:t>
      </w:r>
      <w:r w:rsidR="00BB42B5">
        <w:rPr>
          <w:rFonts w:ascii="맑은 고딕" w:eastAsia="맑은 고딕" w:hAnsi="맑은 고딕" w:hint="eastAsia"/>
          <w:color w:val="000000" w:themeColor="text1"/>
          <w:sz w:val="24"/>
          <w:lang w:eastAsia="ko-KR"/>
        </w:rPr>
        <w:t>움직임 데이터</w:t>
      </w:r>
      <w:r w:rsidR="00A242FA">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거리값을 포함할 수 있다.</w:t>
      </w:r>
      <w:r w:rsidR="007F4DD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 움직임 </w:t>
      </w:r>
      <w:r w:rsidR="00BB42B5">
        <w:rPr>
          <w:rFonts w:ascii="맑은 고딕" w:eastAsia="맑은 고딕" w:hAnsi="맑은 고딕" w:hint="eastAsia"/>
          <w:color w:val="000000" w:themeColor="text1"/>
          <w:sz w:val="24"/>
          <w:lang w:eastAsia="ko-KR"/>
        </w:rPr>
        <w:t>데이터</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거리값은</w:t>
      </w:r>
      <w:r w:rsidR="00BB42B5">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BB42B5">
        <w:rPr>
          <w:rFonts w:ascii="맑은 고딕" w:eastAsia="맑은 고딕" w:hAnsi="맑은 고딕" w:hint="eastAsia"/>
          <w:color w:val="000000" w:themeColor="text1"/>
          <w:sz w:val="24"/>
          <w:lang w:eastAsia="ko-KR"/>
        </w:rPr>
        <w:t xml:space="preserve">나 </w:t>
      </w:r>
      <w:r w:rsidR="00BF4C2D">
        <w:rPr>
          <w:rFonts w:ascii="맑은 고딕" w:eastAsia="맑은 고딕" w:hAnsi="맑은 고딕" w:hint="eastAsia"/>
          <w:color w:val="000000" w:themeColor="text1"/>
          <w:sz w:val="24"/>
          <w:lang w:eastAsia="ko-KR"/>
        </w:rPr>
        <w:t>컨트롤 디바이스(50)</w:t>
      </w:r>
      <w:r w:rsidR="00BB42B5">
        <w:rPr>
          <w:rFonts w:ascii="맑은 고딕" w:eastAsia="맑은 고딕" w:hAnsi="맑은 고딕" w:hint="eastAsia"/>
          <w:color w:val="000000" w:themeColor="text1"/>
          <w:sz w:val="24"/>
          <w:lang w:eastAsia="ko-KR"/>
        </w:rPr>
        <w:t xml:space="preserve">에 의해 획득된 </w:t>
      </w:r>
      <w:r w:rsidR="00E54FB6">
        <w:rPr>
          <w:rFonts w:ascii="맑은 고딕" w:eastAsia="맑은 고딕" w:hAnsi="맑은 고딕" w:hint="eastAsia"/>
          <w:color w:val="000000" w:themeColor="text1"/>
          <w:sz w:val="24"/>
          <w:lang w:eastAsia="ko-KR"/>
        </w:rPr>
        <w:t>센싱부(110</w:t>
      </w:r>
      <w:r w:rsidR="00E54FB6">
        <w:rPr>
          <w:rFonts w:ascii="맑은 고딕" w:eastAsia="맑은 고딕" w:hAnsi="맑은 고딕"/>
          <w:color w:val="000000" w:themeColor="text1"/>
          <w:sz w:val="24"/>
          <w:lang w:eastAsia="ko-KR"/>
        </w:rPr>
        <w:t>, 801</w:t>
      </w:r>
      <w:r w:rsidR="00E54FB6">
        <w:rPr>
          <w:rFonts w:ascii="맑은 고딕" w:eastAsia="맑은 고딕" w:hAnsi="맑은 고딕" w:hint="eastAsia"/>
          <w:color w:val="000000" w:themeColor="text1"/>
          <w:sz w:val="24"/>
          <w:lang w:eastAsia="ko-KR"/>
        </w:rPr>
        <w:t>)</w:t>
      </w:r>
      <w:r w:rsidR="00BB42B5">
        <w:rPr>
          <w:rFonts w:ascii="맑은 고딕" w:eastAsia="맑은 고딕" w:hAnsi="맑은 고딕" w:hint="eastAsia"/>
          <w:color w:val="000000" w:themeColor="text1"/>
          <w:sz w:val="24"/>
          <w:lang w:eastAsia="ko-KR"/>
        </w:rPr>
        <w:t>의 측정값일 수 있다.</w:t>
      </w:r>
      <w:r w:rsidR="00BB42B5">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예를 들어,</w:t>
      </w:r>
      <w:r w:rsidR="00A242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동작인식 디바이스(10)</w:t>
      </w:r>
      <w:r w:rsidR="00A242FA">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sidR="00A242FA">
        <w:rPr>
          <w:rFonts w:ascii="맑은 고딕" w:eastAsia="맑은 고딕" w:hAnsi="맑은 고딕" w:hint="eastAsia"/>
          <w:color w:val="000000" w:themeColor="text1"/>
          <w:sz w:val="24"/>
          <w:lang w:eastAsia="ko-KR"/>
        </w:rPr>
        <w:t xml:space="preserve">를 통해 감지된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의 움직임은 </w:t>
      </w:r>
      <w:r w:rsidR="00E54FB6">
        <w:rPr>
          <w:rFonts w:ascii="맑은 고딕" w:eastAsia="맑은 고딕" w:hAnsi="맑은 고딕" w:hint="eastAsia"/>
          <w:color w:val="000000" w:themeColor="text1"/>
          <w:sz w:val="24"/>
          <w:lang w:eastAsia="ko-KR"/>
        </w:rPr>
        <w:t>자이로 센서(112)</w:t>
      </w:r>
      <w:r w:rsidR="00A242FA">
        <w:rPr>
          <w:rFonts w:ascii="맑은 고딕" w:eastAsia="맑은 고딕" w:hAnsi="맑은 고딕" w:hint="eastAsia"/>
          <w:color w:val="000000" w:themeColor="text1"/>
          <w:sz w:val="24"/>
          <w:lang w:eastAsia="ko-KR"/>
        </w:rPr>
        <w:t xml:space="preserve">의 </w:t>
      </w:r>
      <w:r w:rsidR="00A242FA"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w:t>
      </w:r>
      <w:r w:rsidR="00A242FA">
        <w:rPr>
          <w:rFonts w:ascii="맑은 고딕" w:eastAsia="맑은 고딕" w:hAnsi="맑은 고딕" w:hint="eastAsia"/>
          <w:color w:val="000000" w:themeColor="text1"/>
          <w:sz w:val="24"/>
          <w:lang w:eastAsia="ko-KR"/>
        </w:rPr>
        <w:t>값으로</w:t>
      </w:r>
      <w:r w:rsidR="00A242FA" w:rsidRPr="00686EA4">
        <w:rPr>
          <w:rFonts w:ascii="맑은 고딕" w:eastAsia="맑은 고딕" w:hAnsi="맑은 고딕" w:hint="eastAsia"/>
          <w:color w:val="000000" w:themeColor="text1"/>
          <w:sz w:val="24"/>
          <w:lang w:eastAsia="ko-KR"/>
        </w:rPr>
        <w:t xml:space="preserve"> </w:t>
      </w:r>
      <w:r w:rsidR="00A242FA">
        <w:rPr>
          <w:rFonts w:ascii="맑은 고딕" w:eastAsia="맑은 고딕" w:hAnsi="맑은 고딕" w:hint="eastAsia"/>
          <w:color w:val="000000" w:themeColor="text1"/>
          <w:sz w:val="24"/>
          <w:lang w:eastAsia="ko-KR"/>
        </w:rPr>
        <w:t>HMD 디바이스에서 수신할</w:t>
      </w:r>
      <w:r w:rsidR="00A242FA" w:rsidRPr="00686EA4">
        <w:rPr>
          <w:rFonts w:ascii="맑은 고딕" w:eastAsia="맑은 고딕" w:hAnsi="맑은 고딕" w:hint="eastAsia"/>
          <w:color w:val="000000" w:themeColor="text1"/>
          <w:sz w:val="24"/>
          <w:lang w:eastAsia="ko-KR"/>
        </w:rPr>
        <w:t xml:space="preserve"> 수 있다</w:t>
      </w:r>
      <w:r w:rsidR="00A242FA">
        <w:rPr>
          <w:rFonts w:ascii="맑은 고딕" w:eastAsia="맑은 고딕" w:hAnsi="맑은 고딕" w:hint="eastAsia"/>
          <w:color w:val="000000" w:themeColor="text1"/>
          <w:sz w:val="24"/>
          <w:lang w:eastAsia="ko-KR"/>
        </w:rPr>
        <w:t>.</w:t>
      </w:r>
      <w:r w:rsidR="007F4DD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거리값은 도6에서 설명하고 있는 </w:t>
      </w:r>
      <w:r w:rsidR="00E54FB6">
        <w:rPr>
          <w:rFonts w:ascii="맑은 고딕" w:eastAsia="맑은 고딕" w:hAnsi="맑은 고딕" w:hint="eastAsia"/>
          <w:color w:val="000000" w:themeColor="text1"/>
          <w:sz w:val="24"/>
          <w:lang w:eastAsia="ko-KR"/>
        </w:rPr>
        <w:t>센싱부(110)</w:t>
      </w:r>
      <w:r w:rsidR="007F4DD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7F4DD2">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7F4DD2">
        <w:rPr>
          <w:rFonts w:ascii="맑은 고딕" w:eastAsia="맑은 고딕" w:hAnsi="맑은 고딕" w:hint="eastAsia"/>
          <w:iCs/>
          <w:color w:val="000000" w:themeColor="text1"/>
          <w:sz w:val="24"/>
          <w:lang w:eastAsia="ko-KR"/>
        </w:rPr>
        <w:t xml:space="preserve">값으로 </w:t>
      </w:r>
      <w:r w:rsidR="007F4DD2">
        <w:rPr>
          <w:rFonts w:ascii="맑은 고딕" w:eastAsia="맑은 고딕" w:hAnsi="맑은 고딕" w:hint="eastAsia"/>
          <w:color w:val="000000" w:themeColor="text1"/>
          <w:sz w:val="24"/>
          <w:lang w:eastAsia="ko-KR"/>
        </w:rPr>
        <w:t>HMD 디바이스에서 수신할</w:t>
      </w:r>
      <w:r w:rsidR="007F4DD2" w:rsidRPr="00686EA4">
        <w:rPr>
          <w:rFonts w:ascii="맑은 고딕" w:eastAsia="맑은 고딕" w:hAnsi="맑은 고딕" w:hint="eastAsia"/>
          <w:color w:val="000000" w:themeColor="text1"/>
          <w:sz w:val="24"/>
          <w:lang w:eastAsia="ko-KR"/>
        </w:rPr>
        <w:t xml:space="preserve"> 수 있다</w:t>
      </w:r>
      <w:r w:rsidR="007F4DD2">
        <w:rPr>
          <w:rFonts w:ascii="맑은 고딕" w:eastAsia="맑은 고딕" w:hAnsi="맑은 고딕" w:hint="eastAsia"/>
          <w:color w:val="000000" w:themeColor="text1"/>
          <w:sz w:val="24"/>
          <w:lang w:eastAsia="ko-KR"/>
        </w:rPr>
        <w:t>.</w:t>
      </w:r>
      <w:r w:rsidR="007B6686">
        <w:rPr>
          <w:rFonts w:ascii="맑은 고딕" w:eastAsia="맑은 고딕" w:hAnsi="맑은 고딕"/>
          <w:color w:val="000000" w:themeColor="text1"/>
          <w:sz w:val="24"/>
          <w:lang w:eastAsia="ko-KR"/>
        </w:rPr>
        <w:t xml:space="preserve"> </w:t>
      </w:r>
    </w:p>
    <w:p w:rsidR="00A242FA" w:rsidRDefault="007B6686" w:rsidP="007B668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팔의 </w:t>
      </w:r>
      <w:r w:rsidRPr="00A242FA">
        <w:rPr>
          <w:rFonts w:ascii="맑은 고딕" w:eastAsia="맑은 고딕" w:hAnsi="맑은 고딕" w:hint="eastAsia"/>
          <w:color w:val="000000" w:themeColor="text1"/>
          <w:sz w:val="24"/>
          <w:lang w:eastAsia="ko-KR"/>
        </w:rPr>
        <w:t>움직임</w:t>
      </w:r>
      <w:r w:rsidRPr="00A242F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에서 생성된 팔의 위치 데이터에 해당하는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값으로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w:t>
      </w:r>
      <w:r>
        <w:rPr>
          <w:rFonts w:ascii="맑은 고딕" w:eastAsia="맑은 고딕" w:hAnsi="맑은 고딕" w:hint="eastAsia"/>
          <w:color w:val="000000" w:themeColor="text1"/>
          <w:sz w:val="24"/>
          <w:lang w:eastAsia="ko-KR"/>
        </w:rPr>
        <w:t>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이 경우에는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의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lastRenderedPageBreak/>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과정을 생략할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또한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는 기준값으로 전송을 생략할 수 있다.</w:t>
      </w:r>
    </w:p>
    <w:p w:rsidR="00317340" w:rsidRPr="003F5055" w:rsidRDefault="00A242FA" w:rsidP="00EE541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1020)</w:t>
      </w:r>
      <w:r w:rsidR="00EE541D">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팔의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위치</w:t>
      </w:r>
      <w:r w:rsidR="00EE541D">
        <w:rPr>
          <w:rFonts w:ascii="맑은 고딕" w:eastAsia="맑은 고딕" w:hAnsi="맑은 고딕" w:hint="eastAsia"/>
          <w:color w:val="000000" w:themeColor="text1"/>
          <w:sz w:val="24"/>
          <w:lang w:eastAsia="ko-KR"/>
        </w:rPr>
        <w:t xml:space="preserve">를 나타낼 수 있는 팔의 </w:t>
      </w:r>
      <w:r w:rsidR="00E54FB6">
        <w:rPr>
          <w:rFonts w:ascii="맑은 고딕" w:eastAsia="맑은 고딕" w:hAnsi="맑은 고딕" w:hint="eastAsia"/>
          <w:color w:val="000000" w:themeColor="text1"/>
          <w:sz w:val="24"/>
          <w:lang w:eastAsia="ko-KR"/>
        </w:rPr>
        <w:t>어깨 위치(210)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E541D">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값을 구하는 과정일 수 있다.</w:t>
      </w:r>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팔의 위치 데이터</w:t>
      </w:r>
      <w:r w:rsidR="007B6686">
        <w:rPr>
          <w:rFonts w:ascii="맑은 고딕" w:eastAsia="맑은 고딕" w:hAnsi="맑은 고딕" w:hint="eastAsia"/>
          <w:color w:val="000000" w:themeColor="text1"/>
          <w:sz w:val="24"/>
          <w:lang w:eastAsia="ko-KR"/>
        </w:rPr>
        <w:t xml:space="preserve">는 팔의 </w:t>
      </w:r>
      <w:r w:rsidR="00E54FB6">
        <w:rPr>
          <w:rFonts w:ascii="맑은 고딕" w:eastAsia="맑은 고딕" w:hAnsi="맑은 고딕" w:hint="eastAsia"/>
          <w:color w:val="000000" w:themeColor="text1"/>
          <w:sz w:val="24"/>
          <w:lang w:eastAsia="ko-KR"/>
        </w:rPr>
        <w:t>전완부(221)</w:t>
      </w:r>
      <w:r w:rsidR="007B6686">
        <w:rPr>
          <w:rFonts w:ascii="맑은 고딕" w:eastAsia="맑은 고딕" w:hAnsi="맑은 고딕" w:hint="eastAsia"/>
          <w:color w:val="000000" w:themeColor="text1"/>
          <w:sz w:val="24"/>
          <w:lang w:eastAsia="ko-KR"/>
        </w:rPr>
        <w:t xml:space="preserve">의 움직임 데이터와 </w:t>
      </w:r>
      <w:r w:rsidR="00E54FB6">
        <w:rPr>
          <w:rFonts w:ascii="맑은 고딕" w:eastAsia="맑은 고딕" w:hAnsi="맑은 고딕" w:hint="eastAsia"/>
          <w:color w:val="000000" w:themeColor="text1"/>
          <w:sz w:val="24"/>
          <w:lang w:eastAsia="ko-KR"/>
        </w:rPr>
        <w:t>전완부(221)</w:t>
      </w:r>
      <w:r w:rsidR="007B6686">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B6686">
        <w:rPr>
          <w:rFonts w:ascii="맑은 고딕" w:eastAsia="맑은 고딕" w:hAnsi="맑은 고딕" w:hint="eastAsia"/>
          <w:color w:val="000000" w:themeColor="text1"/>
          <w:sz w:val="24"/>
          <w:lang w:eastAsia="ko-KR"/>
        </w:rPr>
        <w:t xml:space="preserve"> 사이의 거리값을 기초로 하여,</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도5</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도6</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 xml:space="preserve">및 도7에서 설명하고 있는 </w:t>
      </w:r>
      <w:r w:rsidR="00E54FB6">
        <w:rPr>
          <w:rFonts w:ascii="맑은 고딕" w:eastAsia="맑은 고딕" w:hAnsi="맑은 고딕" w:hint="eastAsia"/>
          <w:color w:val="000000" w:themeColor="text1"/>
          <w:sz w:val="24"/>
          <w:lang w:eastAsia="ko-KR"/>
        </w:rPr>
        <w:t>전완부(221)</w:t>
      </w:r>
      <w:r w:rsidR="002D2E13">
        <w:rPr>
          <w:rFonts w:ascii="맑은 고딕" w:eastAsia="맑은 고딕" w:hAnsi="맑은 고딕" w:hint="eastAsia"/>
          <w:color w:val="000000" w:themeColor="text1"/>
          <w:sz w:val="24"/>
          <w:lang w:eastAsia="ko-KR"/>
        </w:rPr>
        <w:t xml:space="preserve"> 절대각도, </w:t>
      </w:r>
      <w:r w:rsidR="00E54FB6">
        <w:rPr>
          <w:rFonts w:ascii="맑은 고딕" w:eastAsia="맑은 고딕" w:hAnsi="맑은 고딕" w:hint="eastAsia"/>
          <w:color w:val="000000" w:themeColor="text1"/>
          <w:sz w:val="24"/>
          <w:lang w:eastAsia="ko-KR"/>
        </w:rPr>
        <w:t>상완부(211)</w:t>
      </w:r>
      <w:r w:rsidR="002D2E13">
        <w:rPr>
          <w:rFonts w:ascii="맑은 고딕" w:eastAsia="맑은 고딕" w:hAnsi="맑은 고딕" w:hint="eastAsia"/>
          <w:color w:val="000000" w:themeColor="text1"/>
          <w:sz w:val="24"/>
          <w:lang w:eastAsia="ko-KR"/>
        </w:rPr>
        <w:t xml:space="preserve"> 절대각도, 팔꿈치의 접힘 각도 </w:t>
      </w:r>
      <w:r w:rsidR="007B6686">
        <w:rPr>
          <w:rFonts w:ascii="맑은 고딕" w:eastAsia="맑은 고딕" w:hAnsi="맑은 고딕" w:hint="eastAsia"/>
          <w:color w:val="000000" w:themeColor="text1"/>
          <w:sz w:val="24"/>
          <w:lang w:eastAsia="ko-KR"/>
        </w:rPr>
        <w:t xml:space="preserve">및 </w:t>
      </w:r>
      <w:r w:rsidR="007B6686" w:rsidRPr="007B6686">
        <w:rPr>
          <w:rFonts w:ascii="맑은 고딕" w:eastAsia="맑은 고딕" w:hAnsi="맑은 고딕" w:hint="eastAsia"/>
          <w:color w:val="000000" w:themeColor="text1"/>
          <w:sz w:val="24"/>
          <w:lang w:eastAsia="ko-KR"/>
        </w:rPr>
        <w:t>팔의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위치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데이터</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획득</w:t>
      </w:r>
      <w:r w:rsidR="007B6686">
        <w:rPr>
          <w:rFonts w:ascii="맑은 고딕" w:eastAsia="맑은 고딕" w:hAnsi="맑은 고딕" w:hint="eastAsia"/>
          <w:color w:val="000000" w:themeColor="text1"/>
          <w:sz w:val="24"/>
          <w:lang w:eastAsia="ko-KR"/>
        </w:rPr>
        <w:t xml:space="preserve"> 방법을 통해 얻을 수 있다.</w:t>
      </w:r>
      <w:r w:rsidR="007B6686" w:rsidRPr="007B6686">
        <w:rPr>
          <w:rFonts w:ascii="맑은 고딕" w:eastAsia="맑은 고딕" w:hAnsi="맑은 고딕"/>
          <w:color w:val="000000" w:themeColor="text1"/>
          <w:sz w:val="24"/>
          <w:lang w:eastAsia="ko-KR"/>
        </w:rPr>
        <w:t xml:space="preserve"> </w:t>
      </w:r>
      <w:r w:rsidR="00E730C7">
        <w:rPr>
          <w:rFonts w:ascii="맑은 고딕" w:eastAsia="맑은 고딕" w:hAnsi="맑은 고딕" w:hint="eastAsia"/>
          <w:color w:val="000000" w:themeColor="text1"/>
          <w:sz w:val="24"/>
          <w:lang w:eastAsia="ko-KR"/>
        </w:rPr>
        <w:t>단계</w:t>
      </w:r>
      <w:r w:rsidR="00E730C7" w:rsidRPr="00557327">
        <w:rPr>
          <w:rFonts w:ascii="맑은 고딕" w:eastAsia="맑은 고딕" w:hAnsi="맑은 고딕"/>
          <w:color w:val="000000" w:themeColor="text1"/>
          <w:sz w:val="24"/>
          <w:lang w:eastAsia="ko-KR"/>
        </w:rPr>
        <w:t>(S</w:t>
      </w:r>
      <w:r w:rsidR="00E730C7">
        <w:rPr>
          <w:rFonts w:ascii="맑은 고딕" w:eastAsia="맑은 고딕" w:hAnsi="맑은 고딕"/>
          <w:color w:val="000000" w:themeColor="text1"/>
          <w:sz w:val="24"/>
          <w:lang w:eastAsia="ko-KR"/>
        </w:rPr>
        <w:t>1020)</w:t>
      </w:r>
      <w:r w:rsidR="00E730C7">
        <w:rPr>
          <w:rFonts w:ascii="맑은 고딕" w:eastAsia="맑은 고딕" w:hAnsi="맑은 고딕" w:hint="eastAsia"/>
          <w:color w:val="000000" w:themeColor="text1"/>
          <w:sz w:val="24"/>
          <w:lang w:eastAsia="ko-KR"/>
        </w:rPr>
        <w:t xml:space="preserve">를 통해 인간 팔의 </w:t>
      </w:r>
      <w:r w:rsidR="00E54FB6">
        <w:rPr>
          <w:rFonts w:ascii="맑은 고딕" w:eastAsia="맑은 고딕" w:hAnsi="맑은 고딕" w:hint="eastAsia"/>
          <w:color w:val="000000" w:themeColor="text1"/>
          <w:sz w:val="24"/>
          <w:lang w:eastAsia="ko-KR"/>
        </w:rPr>
        <w:t>어깨 위치(210)</w:t>
      </w:r>
      <w:r w:rsidR="00E730C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730C7">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E730C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730C7">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730C7">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730C7">
        <w:rPr>
          <w:rFonts w:ascii="맑은 고딕" w:eastAsia="맑은 고딕" w:hAnsi="맑은 고딕" w:hint="eastAsia"/>
          <w:iCs/>
          <w:color w:val="000000" w:themeColor="text1"/>
          <w:sz w:val="24"/>
          <w:lang w:eastAsia="ko-KR"/>
        </w:rPr>
        <w:t>를 구할 수 있고,</w:t>
      </w:r>
      <w:r w:rsidR="00E730C7">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730C7">
        <w:rPr>
          <w:rFonts w:ascii="맑은 고딕" w:eastAsia="맑은 고딕" w:hAnsi="맑은 고딕" w:hint="eastAsia"/>
          <w:iCs/>
          <w:color w:val="000000" w:themeColor="text1"/>
          <w:sz w:val="24"/>
          <w:lang w:eastAsia="ko-KR"/>
        </w:rPr>
        <w:t>,</w:t>
      </w:r>
      <w:r w:rsidR="00E730C7">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730C7">
        <w:rPr>
          <w:rFonts w:ascii="맑은 고딕" w:eastAsia="맑은 고딕" w:hAnsi="맑은 고딕" w:hint="eastAsia"/>
          <w:iCs/>
          <w:color w:val="000000" w:themeColor="text1"/>
          <w:sz w:val="24"/>
          <w:lang w:eastAsia="ko-KR"/>
        </w:rPr>
        <w:t>값의 변화를 통해 팔의 움직임을 감지할 수 있다</w:t>
      </w:r>
      <w:r w:rsidR="00E730C7">
        <w:rPr>
          <w:rFonts w:ascii="맑은 고딕" w:eastAsia="맑은 고딕" w:hAnsi="맑은 고딕"/>
          <w:iCs/>
          <w:color w:val="000000" w:themeColor="text1"/>
          <w:sz w:val="24"/>
          <w:lang w:eastAsia="ko-KR"/>
        </w:rPr>
        <w:t>.</w:t>
      </w:r>
      <w:r w:rsidR="00EE541D" w:rsidRPr="00EE541D">
        <w:rPr>
          <w:rFonts w:ascii="맑은 고딕" w:eastAsia="맑은 고딕" w:hAnsi="맑은 고딕" w:hint="eastAsia"/>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팔의</w:t>
      </w:r>
      <w:r w:rsidR="00EE541D" w:rsidRPr="007B6686">
        <w:rPr>
          <w:rFonts w:ascii="맑은 고딕" w:eastAsia="맑은 고딕" w:hAnsi="맑은 고딕"/>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위치</w:t>
      </w:r>
      <w:r w:rsidR="00EE541D" w:rsidRPr="007B6686">
        <w:rPr>
          <w:rFonts w:ascii="맑은 고딕" w:eastAsia="맑은 고딕" w:hAnsi="맑은 고딕"/>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데이터</w:t>
      </w:r>
      <w:r w:rsidR="00EE541D">
        <w:rPr>
          <w:rFonts w:ascii="맑은 고딕" w:eastAsia="맑은 고딕" w:hAnsi="맑은 고딕" w:hint="eastAsia"/>
          <w:color w:val="000000" w:themeColor="text1"/>
          <w:sz w:val="24"/>
          <w:lang w:eastAsia="ko-KR"/>
        </w:rPr>
        <w:t>를 단계(</w:t>
      </w:r>
      <w:r w:rsidR="00EE541D">
        <w:rPr>
          <w:rFonts w:ascii="맑은 고딕" w:eastAsia="맑은 고딕" w:hAnsi="맑은 고딕"/>
          <w:color w:val="000000" w:themeColor="text1"/>
          <w:sz w:val="24"/>
          <w:lang w:eastAsia="ko-KR"/>
        </w:rPr>
        <w:t>S1020)</w:t>
      </w:r>
      <w:r w:rsidR="00EE541D">
        <w:rPr>
          <w:rFonts w:ascii="맑은 고딕" w:eastAsia="맑은 고딕" w:hAnsi="맑은 고딕" w:hint="eastAsia"/>
          <w:color w:val="000000" w:themeColor="text1"/>
          <w:sz w:val="24"/>
          <w:lang w:eastAsia="ko-KR"/>
        </w:rPr>
        <w:t xml:space="preserve">에서 구하는 과정 없이 </w:t>
      </w:r>
      <w:r w:rsidR="00E54FB6">
        <w:rPr>
          <w:rFonts w:ascii="맑은 고딕" w:eastAsia="맑은 고딕" w:hAnsi="맑은 고딕" w:hint="eastAsia"/>
          <w:color w:val="000000" w:themeColor="text1"/>
          <w:sz w:val="24"/>
          <w:lang w:eastAsia="ko-KR"/>
        </w:rPr>
        <w:t>동작인식 디바이스(10)</w:t>
      </w:r>
      <w:r w:rsidR="002D2E13">
        <w:rPr>
          <w:rFonts w:ascii="맑은 고딕" w:eastAsia="맑은 고딕" w:hAnsi="맑은 고딕" w:hint="eastAsia"/>
          <w:color w:val="000000" w:themeColor="text1"/>
          <w:sz w:val="24"/>
          <w:lang w:eastAsia="ko-KR"/>
        </w:rPr>
        <w:t>로부터</w:t>
      </w:r>
      <w:r w:rsidR="00EE541D">
        <w:rPr>
          <w:rFonts w:ascii="맑은 고딕" w:eastAsia="맑은 고딕" w:hAnsi="맑은 고딕" w:hint="eastAsia"/>
          <w:color w:val="000000" w:themeColor="text1"/>
          <w:sz w:val="24"/>
          <w:lang w:eastAsia="ko-KR"/>
        </w:rPr>
        <w:t xml:space="preserve"> </w:t>
      </w:r>
      <w:r w:rsidR="00BF4C2D">
        <w:rPr>
          <w:rFonts w:ascii="맑은 고딕" w:eastAsia="맑은 고딕" w:hAnsi="맑은 고딕"/>
          <w:color w:val="000000" w:themeColor="text1"/>
          <w:sz w:val="24"/>
          <w:lang w:eastAsia="ko-KR"/>
        </w:rPr>
        <w:t>HMD 디바이스(80)</w:t>
      </w:r>
      <w:r w:rsidR="00EE541D">
        <w:rPr>
          <w:rFonts w:ascii="맑은 고딕" w:eastAsia="맑은 고딕" w:hAnsi="맑은 고딕" w:hint="eastAsia"/>
          <w:color w:val="000000" w:themeColor="text1"/>
          <w:sz w:val="24"/>
          <w:lang w:eastAsia="ko-KR"/>
        </w:rPr>
        <w:t xml:space="preserve">나 </w:t>
      </w:r>
      <w:r w:rsidR="00EE541D">
        <w:rPr>
          <w:rFonts w:ascii="맑은 고딕" w:eastAsia="맑은 고딕" w:hAnsi="맑은 고딕"/>
          <w:color w:val="000000" w:themeColor="text1"/>
          <w:sz w:val="24"/>
          <w:lang w:eastAsia="ko-KR"/>
        </w:rPr>
        <w:t>TV</w:t>
      </w:r>
      <w:r w:rsidR="00EE541D">
        <w:rPr>
          <w:rFonts w:ascii="맑은 고딕" w:eastAsia="맑은 고딕" w:hAnsi="맑은 고딕" w:hint="eastAsia"/>
          <w:color w:val="000000" w:themeColor="text1"/>
          <w:sz w:val="24"/>
          <w:lang w:eastAsia="ko-KR"/>
        </w:rPr>
        <w:t xml:space="preserve">등의 </w:t>
      </w:r>
      <w:r w:rsidR="00E54FB6">
        <w:rPr>
          <w:rFonts w:ascii="맑은 고딕" w:eastAsia="맑은 고딕" w:hAnsi="맑은 고딕" w:hint="eastAsia"/>
          <w:color w:val="000000" w:themeColor="text1"/>
          <w:sz w:val="24"/>
          <w:lang w:eastAsia="ko-KR"/>
        </w:rPr>
        <w:t>디스플레이부(161)</w:t>
      </w:r>
      <w:r w:rsidR="00EE541D">
        <w:rPr>
          <w:rFonts w:ascii="맑은 고딕" w:eastAsia="맑은 고딕" w:hAnsi="맑은 고딕" w:hint="eastAsia"/>
          <w:color w:val="000000" w:themeColor="text1"/>
          <w:sz w:val="24"/>
          <w:lang w:eastAsia="ko-KR"/>
        </w:rPr>
        <w:t>를 포함하고 있는 장치에서 직접 수신할 수도 있다.</w:t>
      </w:r>
    </w:p>
    <w:p w:rsidR="007A3C8F" w:rsidRPr="007A3C8F" w:rsidRDefault="00E730C7" w:rsidP="007A3C8F">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1030)</w:t>
      </w:r>
      <w:r>
        <w:rPr>
          <w:rFonts w:ascii="맑은 고딕" w:eastAsia="맑은 고딕" w:hAnsi="맑은 고딕" w:hint="eastAsia"/>
          <w:color w:val="000000" w:themeColor="text1"/>
          <w:sz w:val="24"/>
          <w:lang w:eastAsia="ko-KR"/>
        </w:rPr>
        <w:t>는 팔의 형상을 디스플레이에 나타내기 위하여 팔의 위치 데이터를 이용하여 팔의 형상을 생성하는 과정일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는 어깨의 중심점의 위치를 나타내고,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는 팔꿈치 중심의 위치를 나타내고,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는 손목 관절의 중심의 위치를 나타낼 수 있다.</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값을 이용하여 팔 전체의 모양을 나타내고,</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 xml:space="preserve">손의 형상은 팔 </w:t>
      </w:r>
      <w:r w:rsidR="00E54FB6">
        <w:rPr>
          <w:rFonts w:ascii="맑은 고딕" w:eastAsia="맑은 고딕" w:hAnsi="맑은 고딕" w:hint="eastAsia"/>
          <w:iCs/>
          <w:color w:val="000000" w:themeColor="text1"/>
          <w:sz w:val="24"/>
          <w:lang w:eastAsia="ko-KR"/>
        </w:rPr>
        <w:t>전완부(221)</w:t>
      </w:r>
      <w:r w:rsidR="007A3C8F">
        <w:rPr>
          <w:rFonts w:ascii="맑은 고딕" w:eastAsia="맑은 고딕" w:hAnsi="맑은 고딕" w:hint="eastAsia"/>
          <w:iCs/>
          <w:color w:val="000000" w:themeColor="text1"/>
          <w:sz w:val="24"/>
          <w:lang w:eastAsia="ko-KR"/>
        </w:rPr>
        <w:t>에 일정한 방향으로 손을 펴거나 쥐고 있는 형상으로 나타낼 수 있다.</w:t>
      </w:r>
    </w:p>
    <w:p w:rsidR="00E730C7" w:rsidRDefault="00E730C7" w:rsidP="00E730C7">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043D3C">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는 </w:t>
      </w:r>
      <w:r w:rsidR="00EE541D">
        <w:rPr>
          <w:rFonts w:ascii="맑은 고딕" w:eastAsia="맑은 고딕" w:hAnsi="맑은 고딕" w:hint="eastAsia"/>
          <w:color w:val="000000" w:themeColor="text1"/>
          <w:sz w:val="24"/>
          <w:lang w:eastAsia="ko-KR"/>
        </w:rPr>
        <w:t xml:space="preserve">생성된 </w:t>
      </w:r>
      <w:r>
        <w:rPr>
          <w:rFonts w:ascii="맑은 고딕" w:eastAsia="맑은 고딕" w:hAnsi="맑은 고딕" w:hint="eastAsia"/>
          <w:color w:val="000000" w:themeColor="text1"/>
          <w:sz w:val="24"/>
          <w:lang w:eastAsia="ko-KR"/>
        </w:rPr>
        <w:t xml:space="preserve">팔의 형상을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 xml:space="preserve">에 출력하는 과정일 수 </w:t>
      </w:r>
      <w:r>
        <w:rPr>
          <w:rFonts w:ascii="맑은 고딕" w:eastAsia="맑은 고딕" w:hAnsi="맑은 고딕" w:hint="eastAsia"/>
          <w:color w:val="000000" w:themeColor="text1"/>
          <w:sz w:val="24"/>
          <w:lang w:eastAsia="ko-KR"/>
        </w:rPr>
        <w:lastRenderedPageBreak/>
        <w:t>있다.</w:t>
      </w:r>
      <w:r w:rsidR="00EE541D">
        <w:rPr>
          <w:rFonts w:ascii="맑은 고딕" w:eastAsia="맑은 고딕" w:hAnsi="맑은 고딕"/>
          <w:color w:val="000000" w:themeColor="text1"/>
          <w:sz w:val="24"/>
          <w:lang w:eastAsia="ko-KR"/>
        </w:rPr>
        <w:t xml:space="preserve"> </w:t>
      </w:r>
      <w:r w:rsidR="00EE541D">
        <w:rPr>
          <w:rFonts w:ascii="맑은 고딕" w:eastAsia="맑은 고딕" w:hAnsi="맑은 고딕" w:hint="eastAsia"/>
          <w:color w:val="000000" w:themeColor="text1"/>
          <w:sz w:val="24"/>
          <w:lang w:eastAsia="ko-KR"/>
        </w:rPr>
        <w:t xml:space="preserve">팔의 위치 데이터가 변함에 따라 팔의 움직임을 </w:t>
      </w:r>
      <w:r w:rsidR="00E54FB6">
        <w:rPr>
          <w:rFonts w:ascii="맑은 고딕" w:eastAsia="맑은 고딕" w:hAnsi="맑은 고딕" w:hint="eastAsia"/>
          <w:color w:val="000000" w:themeColor="text1"/>
          <w:sz w:val="24"/>
          <w:lang w:eastAsia="ko-KR"/>
        </w:rPr>
        <w:t>디스플레이부(161)</w:t>
      </w:r>
      <w:r w:rsidR="00EE541D">
        <w:rPr>
          <w:rFonts w:ascii="맑은 고딕" w:eastAsia="맑은 고딕" w:hAnsi="맑은 고딕" w:hint="eastAsia"/>
          <w:color w:val="000000" w:themeColor="text1"/>
          <w:sz w:val="24"/>
          <w:lang w:eastAsia="ko-KR"/>
        </w:rPr>
        <w:t>에 나타낼 수 있다.</w:t>
      </w:r>
      <w:r w:rsidR="00EE541D">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E541D">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 xml:space="preserve">값에 의해 사용자의 어깨 관절과 </w:t>
      </w:r>
      <w:r w:rsidR="002D2E13">
        <w:rPr>
          <w:rFonts w:ascii="맑은 고딕" w:eastAsia="맑은 고딕" w:hAnsi="맑은 고딕" w:hint="eastAsia"/>
          <w:iCs/>
          <w:color w:val="000000" w:themeColor="text1"/>
          <w:sz w:val="24"/>
          <w:lang w:eastAsia="ko-KR"/>
        </w:rPr>
        <w:t xml:space="preserve">팔꿈치 </w:t>
      </w:r>
      <w:r w:rsidR="00EE541D">
        <w:rPr>
          <w:rFonts w:ascii="맑은 고딕" w:eastAsia="맑은 고딕" w:hAnsi="맑은 고딕" w:hint="eastAsia"/>
          <w:iCs/>
          <w:color w:val="000000" w:themeColor="text1"/>
          <w:sz w:val="24"/>
          <w:lang w:eastAsia="ko-KR"/>
        </w:rPr>
        <w:t xml:space="preserve">관절의 움직임을 </w:t>
      </w:r>
      <w:r w:rsidR="00E54FB6">
        <w:rPr>
          <w:rFonts w:ascii="맑은 고딕" w:eastAsia="맑은 고딕" w:hAnsi="맑은 고딕" w:hint="eastAsia"/>
          <w:iCs/>
          <w:color w:val="000000" w:themeColor="text1"/>
          <w:sz w:val="24"/>
          <w:lang w:eastAsia="ko-KR"/>
        </w:rPr>
        <w:t>디스플레이부(161)</w:t>
      </w:r>
      <w:r w:rsidR="00043D3C">
        <w:rPr>
          <w:rFonts w:ascii="맑은 고딕" w:eastAsia="맑은 고딕" w:hAnsi="맑은 고딕" w:hint="eastAsia"/>
          <w:iCs/>
          <w:color w:val="000000" w:themeColor="text1"/>
          <w:sz w:val="24"/>
          <w:lang w:eastAsia="ko-KR"/>
        </w:rPr>
        <w:t>에 실시간으로 나타낼 수 있다.</w:t>
      </w:r>
      <w:r w:rsidR="00EE541D">
        <w:rPr>
          <w:rFonts w:ascii="맑은 고딕" w:eastAsia="맑은 고딕" w:hAnsi="맑은 고딕" w:hint="eastAsia"/>
          <w:iCs/>
          <w:color w:val="000000" w:themeColor="text1"/>
          <w:sz w:val="24"/>
          <w:lang w:eastAsia="ko-KR"/>
        </w:rPr>
        <w:t xml:space="preserve"> </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11</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방법은,</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손과 </w:t>
      </w:r>
      <w:r w:rsidRPr="00A242FA">
        <w:rPr>
          <w:rFonts w:ascii="맑은 고딕" w:eastAsia="맑은 고딕" w:hAnsi="맑은 고딕" w:hint="eastAsia"/>
          <w:color w:val="000000" w:themeColor="text1"/>
          <w:sz w:val="24"/>
          <w:lang w:eastAsia="ko-KR"/>
        </w:rPr>
        <w:t>팔의</w:t>
      </w:r>
      <w:r w:rsidRPr="00A242FA">
        <w:rPr>
          <w:rFonts w:ascii="맑은 고딕" w:eastAsia="맑은 고딕" w:hAnsi="맑은 고딕"/>
          <w:color w:val="000000" w:themeColor="text1"/>
          <w:sz w:val="24"/>
          <w:lang w:eastAsia="ko-KR"/>
        </w:rPr>
        <w:t xml:space="preserve"> </w:t>
      </w:r>
      <w:r w:rsidRPr="00A242FA">
        <w:rPr>
          <w:rFonts w:ascii="맑은 고딕" w:eastAsia="맑은 고딕" w:hAnsi="맑은 고딕" w:hint="eastAsia"/>
          <w:color w:val="000000" w:themeColor="text1"/>
          <w:sz w:val="24"/>
          <w:lang w:eastAsia="ko-KR"/>
        </w:rPr>
        <w:t>움직임</w:t>
      </w:r>
      <w:r w:rsidRPr="00A242FA">
        <w:rPr>
          <w:rFonts w:ascii="맑은 고딕" w:eastAsia="맑은 고딕" w:hAnsi="맑은 고딕"/>
          <w:color w:val="000000" w:themeColor="text1"/>
          <w:sz w:val="24"/>
          <w:lang w:eastAsia="ko-KR"/>
        </w:rPr>
        <w:t xml:space="preserve"> </w:t>
      </w:r>
      <w:r w:rsidRPr="00A242FA">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A242FA">
        <w:rPr>
          <w:rFonts w:ascii="맑은 고딕" w:eastAsia="맑은 고딕" w:hAnsi="맑은 고딕" w:hint="eastAsia"/>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수신</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11</w:t>
      </w:r>
      <w:r w:rsidRPr="00557327">
        <w:rPr>
          <w:rFonts w:ascii="맑은 고딕" w:eastAsia="맑은 고딕" w:hAnsi="맑은 고딕"/>
          <w:color w:val="000000" w:themeColor="text1"/>
          <w:sz w:val="24"/>
          <w:lang w:eastAsia="ko-KR"/>
        </w:rPr>
        <w:t xml:space="preserve">10), </w:t>
      </w:r>
      <w:r>
        <w:rPr>
          <w:rFonts w:ascii="맑은 고딕" w:eastAsia="맑은 고딕" w:hAnsi="맑은 고딕" w:hint="eastAsia"/>
          <w:color w:val="000000" w:themeColor="text1"/>
          <w:sz w:val="24"/>
          <w:lang w:eastAsia="ko-KR"/>
        </w:rPr>
        <w:t xml:space="preserve">손과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112</w:t>
      </w:r>
      <w:r w:rsidRPr="00557327">
        <w:rPr>
          <w:rFonts w:ascii="맑은 고딕" w:eastAsia="맑은 고딕" w:hAnsi="맑은 고딕"/>
          <w:color w:val="000000" w:themeColor="text1"/>
          <w:sz w:val="24"/>
          <w:lang w:eastAsia="ko-KR"/>
        </w:rPr>
        <w:t xml:space="preserve">0), </w:t>
      </w:r>
      <w:r>
        <w:rPr>
          <w:rFonts w:ascii="맑은 고딕" w:eastAsia="맑은 고딕" w:hAnsi="맑은 고딕" w:hint="eastAsia"/>
          <w:color w:val="000000" w:themeColor="text1"/>
          <w:sz w:val="24"/>
          <w:lang w:eastAsia="ko-KR"/>
        </w:rPr>
        <w:t xml:space="preserve">손과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데이터를</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이용하여</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Pr>
          <w:rFonts w:ascii="맑은 고딕" w:eastAsia="맑은 고딕" w:hAnsi="맑은 고딕" w:hint="eastAsia"/>
          <w:color w:val="000000" w:themeColor="text1"/>
          <w:sz w:val="24"/>
          <w:lang w:eastAsia="ko-KR"/>
        </w:rPr>
        <w:t>을</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생성</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 xml:space="preserve">S1030)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 xml:space="preserve">출력 </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1040</w:t>
      </w:r>
      <w:r w:rsidRPr="00557327">
        <w:rPr>
          <w:rFonts w:ascii="맑은 고딕" w:eastAsia="맑은 고딕" w:hAnsi="맑은 고딕"/>
          <w:color w:val="000000" w:themeColor="text1"/>
          <w:sz w:val="24"/>
          <w:lang w:eastAsia="ko-KR"/>
        </w:rPr>
        <w:t>)</w:t>
      </w:r>
      <w:r w:rsidRPr="007E6FEA">
        <w:rPr>
          <w:rFonts w:ascii="맑은 고딕" w:eastAsia="맑은 고딕" w:hAnsi="맑은 고딕" w:hint="eastAsia"/>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FE414D">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10)</w:t>
      </w:r>
      <w:r w:rsidR="0047550A">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손과 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BF4C2D">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디스플레이부(161)</w:t>
      </w:r>
      <w:r w:rsidR="0047550A">
        <w:rPr>
          <w:rFonts w:ascii="맑은 고딕" w:eastAsia="맑은 고딕" w:hAnsi="맑은 고딕" w:hint="eastAsia"/>
          <w:color w:val="000000" w:themeColor="text1"/>
          <w:sz w:val="24"/>
          <w:lang w:eastAsia="ko-KR"/>
        </w:rPr>
        <w:t>가 있는 장치에서 수신하는 과정일 수 있다.</w:t>
      </w:r>
      <w:r w:rsidR="0047550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데이터는 </w:t>
      </w:r>
      <w:r w:rsidR="00BF4C2D">
        <w:rPr>
          <w:rFonts w:ascii="맑은 고딕" w:eastAsia="맑은 고딕" w:hAnsi="맑은 고딕" w:hint="eastAsia"/>
          <w:color w:val="000000" w:themeColor="text1"/>
          <w:sz w:val="24"/>
          <w:lang w:eastAsia="ko-KR"/>
        </w:rPr>
        <w:t>컨트롤 디바이스(50)</w:t>
      </w:r>
      <w:r w:rsidR="00BD3E8B">
        <w:rPr>
          <w:rFonts w:ascii="맑은 고딕" w:eastAsia="맑은 고딕" w:hAnsi="맑은 고딕" w:hint="eastAsia"/>
          <w:color w:val="000000" w:themeColor="text1"/>
          <w:sz w:val="24"/>
          <w:lang w:eastAsia="ko-KR"/>
        </w:rPr>
        <w:t xml:space="preserve">가 생성하여 </w:t>
      </w:r>
      <w:r w:rsidR="00E54FB6">
        <w:rPr>
          <w:rFonts w:ascii="맑은 고딕" w:eastAsia="맑은 고딕" w:hAnsi="맑은 고딕" w:hint="eastAsia"/>
          <w:color w:val="000000" w:themeColor="text1"/>
          <w:sz w:val="24"/>
          <w:lang w:eastAsia="ko-KR"/>
        </w:rPr>
        <w:t>동작인식 디바이스(10)</w:t>
      </w:r>
      <w:r w:rsidR="00BD3E8B">
        <w:rPr>
          <w:rFonts w:ascii="맑은 고딕" w:eastAsia="맑은 고딕" w:hAnsi="맑은 고딕" w:hint="eastAsia"/>
          <w:color w:val="000000" w:themeColor="text1"/>
          <w:sz w:val="24"/>
          <w:lang w:eastAsia="ko-KR"/>
        </w:rPr>
        <w:t>로 전송한 데이터일 수 있다.</w:t>
      </w:r>
      <w:r w:rsidR="00BD3E8B">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또한, </w:t>
      </w:r>
      <w:r w:rsidR="00BF4C2D">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w:t>
      </w:r>
      <w:r w:rsidR="00BF4C2D">
        <w:rPr>
          <w:rFonts w:ascii="맑은 고딕" w:eastAsia="맑은 고딕" w:hAnsi="맑은 고딕"/>
          <w:color w:val="000000" w:themeColor="text1"/>
          <w:sz w:val="24"/>
          <w:lang w:eastAsia="ko-KR"/>
        </w:rPr>
        <w:t>810</w:t>
      </w:r>
      <w:r w:rsidR="00E54FB6">
        <w:rPr>
          <w:rFonts w:ascii="맑은 고딕" w:eastAsia="맑은 고딕" w:hAnsi="맑은 고딕" w:hint="eastAsia"/>
          <w:color w:val="000000" w:themeColor="text1"/>
          <w:sz w:val="24"/>
          <w:lang w:eastAsia="ko-KR"/>
        </w:rPr>
        <w:t>)</w:t>
      </w:r>
      <w:r w:rsidR="0047550A">
        <w:rPr>
          <w:rFonts w:ascii="맑은 고딕" w:eastAsia="맑은 고딕" w:hAnsi="맑은 고딕" w:hint="eastAsia"/>
          <w:color w:val="000000" w:themeColor="text1"/>
          <w:sz w:val="24"/>
          <w:lang w:eastAsia="ko-KR"/>
        </w:rPr>
        <w:t xml:space="preserve">가 있는 장치는 손의 움직임 데이터를 </w:t>
      </w:r>
      <w:r w:rsidR="00BF4C2D">
        <w:rPr>
          <w:rFonts w:ascii="맑은 고딕" w:eastAsia="맑은 고딕" w:hAnsi="맑은 고딕" w:hint="eastAsia"/>
          <w:color w:val="000000" w:themeColor="text1"/>
          <w:sz w:val="24"/>
          <w:lang w:eastAsia="ko-KR"/>
        </w:rPr>
        <w:t>컨트롤 디바이스(50)</w:t>
      </w:r>
      <w:r w:rsidR="0047550A">
        <w:rPr>
          <w:rFonts w:ascii="맑은 고딕" w:eastAsia="맑은 고딕" w:hAnsi="맑은 고딕" w:hint="eastAsia"/>
          <w:color w:val="000000" w:themeColor="text1"/>
          <w:sz w:val="24"/>
          <w:lang w:eastAsia="ko-KR"/>
        </w:rPr>
        <w:t xml:space="preserve">로부터 수신하고, 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로부터 수신할 수 있다.</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손의 움직임 데이터는 </w:t>
      </w:r>
      <w:r w:rsidR="00BF4C2D">
        <w:rPr>
          <w:rFonts w:ascii="맑은 고딕" w:eastAsia="맑은 고딕" w:hAnsi="맑은 고딕" w:hint="eastAsia"/>
          <w:color w:val="000000" w:themeColor="text1"/>
          <w:sz w:val="24"/>
          <w:lang w:eastAsia="ko-KR"/>
        </w:rPr>
        <w:t>컨트롤 디바이스(50)</w:t>
      </w:r>
      <w:r w:rsidR="0047550A">
        <w:rPr>
          <w:rFonts w:ascii="맑은 고딕" w:eastAsia="맑은 고딕" w:hAnsi="맑은 고딕" w:hint="eastAsia"/>
          <w:color w:val="000000" w:themeColor="text1"/>
          <w:sz w:val="24"/>
          <w:lang w:eastAsia="ko-KR"/>
        </w:rPr>
        <w:t>에 의해 생성된 손목의 움직임 데이터를 포함할 수 있다.</w:t>
      </w:r>
      <w:r w:rsidR="0047550A">
        <w:rPr>
          <w:rFonts w:ascii="맑은 고딕" w:eastAsia="맑은 고딕" w:hAnsi="맑은 고딕"/>
          <w:color w:val="000000" w:themeColor="text1"/>
          <w:sz w:val="24"/>
          <w:lang w:eastAsia="ko-KR"/>
        </w:rPr>
        <w:t xml:space="preserve"> </w:t>
      </w:r>
      <w:r w:rsidR="00BD3E8B">
        <w:rPr>
          <w:rFonts w:ascii="맑은 고딕" w:eastAsia="맑은 고딕" w:hAnsi="맑은 고딕" w:hint="eastAsia"/>
          <w:color w:val="000000" w:themeColor="text1"/>
          <w:sz w:val="24"/>
          <w:lang w:eastAsia="ko-KR"/>
        </w:rPr>
        <w:t xml:space="preserve">손목 움직임 데이터는 </w:t>
      </w:r>
      <w:r w:rsidR="00BF4C2D">
        <w:rPr>
          <w:rFonts w:ascii="맑은 고딕" w:eastAsia="맑은 고딕" w:hAnsi="맑은 고딕" w:hint="eastAsia"/>
          <w:color w:val="000000" w:themeColor="text1"/>
          <w:sz w:val="24"/>
          <w:lang w:eastAsia="ko-KR"/>
        </w:rPr>
        <w:t>컨트롤 디바이스(50)</w:t>
      </w:r>
      <w:r w:rsidR="00BD3E8B">
        <w:rPr>
          <w:rFonts w:ascii="맑은 고딕" w:eastAsia="맑은 고딕" w:hAnsi="맑은 고딕" w:hint="eastAsia"/>
          <w:color w:val="000000" w:themeColor="text1"/>
          <w:sz w:val="24"/>
          <w:lang w:eastAsia="ko-KR"/>
        </w:rPr>
        <w:t xml:space="preserve">에 의해 획득된 </w:t>
      </w:r>
      <w:r w:rsidR="00BF4C2D">
        <w:rPr>
          <w:rFonts w:ascii="맑은 고딕" w:eastAsia="맑은 고딕" w:hAnsi="맑은 고딕" w:hint="eastAsia"/>
          <w:color w:val="000000" w:themeColor="text1"/>
          <w:sz w:val="24"/>
          <w:lang w:eastAsia="ko-KR"/>
        </w:rPr>
        <w:t>센싱부(510)</w:t>
      </w:r>
      <w:r w:rsidR="00BD3E8B">
        <w:rPr>
          <w:rFonts w:ascii="맑은 고딕" w:eastAsia="맑은 고딕" w:hAnsi="맑은 고딕" w:hint="eastAsia"/>
          <w:color w:val="000000" w:themeColor="text1"/>
          <w:sz w:val="24"/>
          <w:lang w:eastAsia="ko-KR"/>
        </w:rPr>
        <w:t>의 측정값일 수 있다.</w:t>
      </w:r>
      <w:r w:rsidR="00BD3E8B">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 xml:space="preserve">에 의해 생성된 팔의 </w:t>
      </w:r>
      <w:r w:rsidR="00E54FB6">
        <w:rPr>
          <w:rFonts w:ascii="맑은 고딕" w:eastAsia="맑은 고딕" w:hAnsi="맑은 고딕" w:hint="eastAsia"/>
          <w:color w:val="000000" w:themeColor="text1"/>
          <w:sz w:val="24"/>
          <w:lang w:eastAsia="ko-KR"/>
        </w:rPr>
        <w:t>전완부(221)</w:t>
      </w:r>
      <w:r w:rsidR="0047550A">
        <w:rPr>
          <w:rFonts w:ascii="맑은 고딕" w:eastAsia="맑은 고딕" w:hAnsi="맑은 고딕" w:hint="eastAsia"/>
          <w:color w:val="000000" w:themeColor="text1"/>
          <w:sz w:val="24"/>
          <w:lang w:eastAsia="ko-KR"/>
        </w:rPr>
        <w:t xml:space="preserve">의 움직임 데이터와 </w:t>
      </w:r>
      <w:r w:rsidR="00E54FB6">
        <w:rPr>
          <w:rFonts w:ascii="맑은 고딕" w:eastAsia="맑은 고딕" w:hAnsi="맑은 고딕" w:hint="eastAsia"/>
          <w:color w:val="000000" w:themeColor="text1"/>
          <w:sz w:val="24"/>
          <w:lang w:eastAsia="ko-KR"/>
        </w:rPr>
        <w:lastRenderedPageBreak/>
        <w:t>전완부(221)</w:t>
      </w:r>
      <w:r w:rsidR="0047550A">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47550A">
        <w:rPr>
          <w:rFonts w:ascii="맑은 고딕" w:eastAsia="맑은 고딕" w:hAnsi="맑은 고딕" w:hint="eastAsia"/>
          <w:color w:val="000000" w:themeColor="text1"/>
          <w:sz w:val="24"/>
          <w:lang w:eastAsia="ko-KR"/>
        </w:rPr>
        <w:t xml:space="preserve"> 사이의 거리값을 포함할 수 있다.</w:t>
      </w:r>
      <w:r w:rsidR="0047550A">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움직임 데이터와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나 </w:t>
      </w:r>
      <w:r w:rsidR="00BF4C2D">
        <w:rPr>
          <w:rFonts w:ascii="맑은 고딕" w:eastAsia="맑은 고딕" w:hAnsi="맑은 고딕" w:hint="eastAsia"/>
          <w:color w:val="000000" w:themeColor="text1"/>
          <w:sz w:val="24"/>
          <w:lang w:eastAsia="ko-KR"/>
        </w:rPr>
        <w:t>컨트롤 디바이스(50)</w:t>
      </w:r>
      <w:r>
        <w:rPr>
          <w:rFonts w:ascii="맑은 고딕" w:eastAsia="맑은 고딕" w:hAnsi="맑은 고딕" w:hint="eastAsia"/>
          <w:color w:val="000000" w:themeColor="text1"/>
          <w:sz w:val="24"/>
          <w:lang w:eastAsia="ko-KR"/>
        </w:rPr>
        <w:t xml:space="preserve">에 의해 획득된 </w:t>
      </w:r>
      <w:r w:rsidR="00BF4C2D">
        <w:rPr>
          <w:rFonts w:ascii="맑은 고딕" w:eastAsia="맑은 고딕" w:hAnsi="맑은 고딕" w:hint="eastAsia"/>
          <w:color w:val="000000" w:themeColor="text1"/>
          <w:sz w:val="24"/>
          <w:lang w:eastAsia="ko-KR"/>
        </w:rPr>
        <w:t>센싱부(510)</w:t>
      </w:r>
      <w:r>
        <w:rPr>
          <w:rFonts w:ascii="맑은 고딕" w:eastAsia="맑은 고딕" w:hAnsi="맑은 고딕" w:hint="eastAsia"/>
          <w:color w:val="000000" w:themeColor="text1"/>
          <w:sz w:val="24"/>
          <w:lang w:eastAsia="ko-KR"/>
        </w:rPr>
        <w:t>의 측정값일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예를 들어,</w:t>
      </w:r>
      <w:r>
        <w:rPr>
          <w:rFonts w:ascii="맑은 고딕" w:eastAsia="맑은 고딕" w:hAnsi="맑은 고딕"/>
          <w:color w:val="000000" w:themeColor="text1"/>
          <w:sz w:val="24"/>
          <w:lang w:eastAsia="ko-KR"/>
        </w:rPr>
        <w:t xml:space="preserve"> </w:t>
      </w:r>
      <w:r w:rsidR="00BF4C2D">
        <w:rPr>
          <w:rFonts w:ascii="맑은 고딕" w:eastAsia="맑은 고딕" w:hAnsi="맑은 고딕" w:hint="eastAsia"/>
          <w:color w:val="000000" w:themeColor="text1"/>
          <w:sz w:val="24"/>
          <w:lang w:eastAsia="ko-KR"/>
        </w:rPr>
        <w:t>컨트롤 디바이스(50)</w:t>
      </w:r>
      <w:r w:rsidR="00BD3E8B">
        <w:rPr>
          <w:rFonts w:ascii="맑은 고딕" w:eastAsia="맑은 고딕" w:hAnsi="맑은 고딕" w:hint="eastAsia"/>
          <w:color w:val="000000" w:themeColor="text1"/>
          <w:sz w:val="24"/>
          <w:lang w:eastAsia="ko-KR"/>
        </w:rPr>
        <w:t xml:space="preserve">의 </w:t>
      </w:r>
      <w:r w:rsidR="00BF4C2D">
        <w:rPr>
          <w:rFonts w:ascii="맑은 고딕" w:eastAsia="맑은 고딕" w:hAnsi="맑은 고딕" w:hint="eastAsia"/>
          <w:color w:val="000000" w:themeColor="text1"/>
          <w:sz w:val="24"/>
          <w:lang w:eastAsia="ko-KR"/>
        </w:rPr>
        <w:t>자이로 센서(520)</w:t>
      </w:r>
      <w:r w:rsidR="00BD3E8B">
        <w:rPr>
          <w:rFonts w:ascii="맑은 고딕" w:eastAsia="맑은 고딕" w:hAnsi="맑은 고딕" w:hint="eastAsia"/>
          <w:color w:val="000000" w:themeColor="text1"/>
          <w:sz w:val="24"/>
          <w:lang w:eastAsia="ko-KR"/>
        </w:rPr>
        <w:t xml:space="preserve">를 통해 감지된 손목의 움직임은 </w:t>
      </w:r>
      <w:r w:rsidR="00E54FB6">
        <w:rPr>
          <w:rFonts w:ascii="맑은 고딕" w:eastAsia="맑은 고딕" w:hAnsi="맑은 고딕" w:hint="eastAsia"/>
          <w:color w:val="000000" w:themeColor="text1"/>
          <w:sz w:val="24"/>
          <w:lang w:eastAsia="ko-KR"/>
        </w:rPr>
        <w:t>자이로 센서(112)</w:t>
      </w:r>
      <w:r w:rsidR="00BD3E8B">
        <w:rPr>
          <w:rFonts w:ascii="맑은 고딕" w:eastAsia="맑은 고딕" w:hAnsi="맑은 고딕" w:hint="eastAsia"/>
          <w:color w:val="000000" w:themeColor="text1"/>
          <w:sz w:val="24"/>
          <w:lang w:eastAsia="ko-KR"/>
        </w:rPr>
        <w:t xml:space="preserve">의 </w:t>
      </w:r>
      <w:r w:rsidR="00BD3E8B">
        <w:rPr>
          <w:rFonts w:ascii="맑은 고딕" w:eastAsia="맑은 고딕" w:hAnsi="맑은 고딕"/>
          <w:color w:val="000000" w:themeColor="text1"/>
          <w:sz w:val="24"/>
          <w:lang w:eastAsia="ko-KR"/>
        </w:rPr>
        <w:t>3</w:t>
      </w:r>
      <w:r w:rsidR="00BD3E8B">
        <w:rPr>
          <w:rFonts w:ascii="맑은 고딕" w:eastAsia="맑은 고딕" w:hAnsi="맑은 고딕" w:hint="eastAsia"/>
          <w:color w:val="000000" w:themeColor="text1"/>
          <w:sz w:val="24"/>
          <w:lang w:eastAsia="ko-KR"/>
        </w:rPr>
        <w:t>방향 각도</w:t>
      </w:r>
      <w:r w:rsidR="00BD3E8B"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w:t>
      </w:r>
      <w:r w:rsidR="00BD3E8B">
        <w:rPr>
          <w:rFonts w:ascii="맑은 고딕" w:eastAsia="맑은 고딕" w:hAnsi="맑은 고딕" w:hint="eastAsia"/>
          <w:color w:val="000000" w:themeColor="text1"/>
          <w:sz w:val="24"/>
          <w:lang w:eastAsia="ko-KR"/>
        </w:rPr>
        <w:t xml:space="preserve">값으로 HMD 디바이스에서 직접 수신하거나 </w:t>
      </w:r>
      <w:r w:rsidR="00E54FB6">
        <w:rPr>
          <w:rFonts w:ascii="맑은 고딕" w:eastAsia="맑은 고딕" w:hAnsi="맑은 고딕" w:hint="eastAsia"/>
          <w:color w:val="000000" w:themeColor="text1"/>
          <w:sz w:val="24"/>
          <w:lang w:eastAsia="ko-KR"/>
        </w:rPr>
        <w:t>동작인식 디바이스(10)</w:t>
      </w:r>
      <w:r w:rsidR="00BD3E8B">
        <w:rPr>
          <w:rFonts w:ascii="맑은 고딕" w:eastAsia="맑은 고딕" w:hAnsi="맑은 고딕" w:hint="eastAsia"/>
          <w:color w:val="000000" w:themeColor="text1"/>
          <w:sz w:val="24"/>
          <w:lang w:eastAsia="ko-KR"/>
        </w:rPr>
        <w:t>가 수신하여 HMD 디바이스로 전달할</w:t>
      </w:r>
      <w:r w:rsidR="00BD3E8B" w:rsidRPr="00686EA4">
        <w:rPr>
          <w:rFonts w:ascii="맑은 고딕" w:eastAsia="맑은 고딕" w:hAnsi="맑은 고딕" w:hint="eastAsia"/>
          <w:color w:val="000000" w:themeColor="text1"/>
          <w:sz w:val="24"/>
          <w:lang w:eastAsia="ko-KR"/>
        </w:rPr>
        <w:t xml:space="preserve"> 수 있다</w:t>
      </w:r>
      <w:r w:rsidR="00BD3E8B">
        <w:rPr>
          <w:rFonts w:ascii="맑은 고딕" w:eastAsia="맑은 고딕" w:hAnsi="맑은 고딕" w:hint="eastAsia"/>
          <w:color w:val="000000" w:themeColor="text1"/>
          <w:sz w:val="24"/>
          <w:lang w:eastAsia="ko-KR"/>
        </w:rPr>
        <w:t>.</w:t>
      </w:r>
      <w:r w:rsidR="00BD3E8B">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Pr>
          <w:rFonts w:ascii="맑은 고딕" w:eastAsia="맑은 고딕" w:hAnsi="맑은 고딕" w:hint="eastAsia"/>
          <w:color w:val="000000" w:themeColor="text1"/>
          <w:sz w:val="24"/>
          <w:lang w:eastAsia="ko-KR"/>
        </w:rPr>
        <w:t xml:space="preserve">를 통해 감지된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움직임은 </w:t>
      </w:r>
      <w:r w:rsidR="00E54FB6">
        <w:rPr>
          <w:rFonts w:ascii="맑은 고딕" w:eastAsia="맑은 고딕" w:hAnsi="맑은 고딕" w:hint="eastAsia"/>
          <w:color w:val="000000" w:themeColor="text1"/>
          <w:sz w:val="24"/>
          <w:lang w:eastAsia="ko-KR"/>
        </w:rPr>
        <w:t>자이로 센서(112)</w:t>
      </w:r>
      <w:r>
        <w:rPr>
          <w:rFonts w:ascii="맑은 고딕" w:eastAsia="맑은 고딕" w:hAnsi="맑은 고딕" w:hint="eastAsia"/>
          <w:color w:val="000000" w:themeColor="text1"/>
          <w:sz w:val="24"/>
          <w:lang w:eastAsia="ko-KR"/>
        </w:rPr>
        <w:t xml:space="preserve">의 </w:t>
      </w:r>
      <w:r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값으로</w:t>
      </w:r>
      <w:r w:rsidRPr="00686EA4">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있다</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거리값은 도6에서 설명하고 있는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값으로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있다</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p>
    <w:p w:rsidR="00043D3C" w:rsidRDefault="00BD3E8B"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손과 </w:t>
      </w:r>
      <w:r w:rsidR="00043D3C">
        <w:rPr>
          <w:rFonts w:ascii="맑은 고딕" w:eastAsia="맑은 고딕" w:hAnsi="맑은 고딕" w:hint="eastAsia"/>
          <w:color w:val="000000" w:themeColor="text1"/>
          <w:sz w:val="24"/>
          <w:lang w:eastAsia="ko-KR"/>
        </w:rPr>
        <w:t xml:space="preserve">팔의 </w:t>
      </w:r>
      <w:r w:rsidR="00043D3C" w:rsidRPr="00A242FA">
        <w:rPr>
          <w:rFonts w:ascii="맑은 고딕" w:eastAsia="맑은 고딕" w:hAnsi="맑은 고딕" w:hint="eastAsia"/>
          <w:color w:val="000000" w:themeColor="text1"/>
          <w:sz w:val="24"/>
          <w:lang w:eastAsia="ko-KR"/>
        </w:rPr>
        <w:t>움직임</w:t>
      </w:r>
      <w:r w:rsidR="00043D3C" w:rsidRPr="00A242FA">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043D3C">
        <w:rPr>
          <w:rFonts w:ascii="맑은 고딕" w:eastAsia="맑은 고딕" w:hAnsi="맑은 고딕" w:hint="eastAsia"/>
          <w:color w:val="000000" w:themeColor="text1"/>
          <w:sz w:val="24"/>
          <w:lang w:eastAsia="ko-KR"/>
        </w:rPr>
        <w:t xml:space="preserve">에서 생성된 팔의 위치 데이터에 해당하는 </w:t>
      </w:r>
      <w:r w:rsidR="00E54FB6">
        <w:rPr>
          <w:rFonts w:ascii="맑은 고딕" w:eastAsia="맑은 고딕" w:hAnsi="맑은 고딕" w:hint="eastAsia"/>
          <w:color w:val="000000" w:themeColor="text1"/>
          <w:sz w:val="24"/>
          <w:lang w:eastAsia="ko-KR"/>
        </w:rPr>
        <w:t>어깨 위치(210)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043D3C">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043D3C">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043D3C">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043D3C">
        <w:rPr>
          <w:rFonts w:ascii="맑은 고딕" w:eastAsia="맑은 고딕" w:hAnsi="맑은 고딕" w:hint="eastAsia"/>
          <w:iCs/>
          <w:color w:val="000000" w:themeColor="text1"/>
          <w:sz w:val="24"/>
          <w:lang w:eastAsia="ko-KR"/>
        </w:rPr>
        <w:t xml:space="preserve"> 값으로 </w:t>
      </w:r>
      <w:r w:rsidR="00043D3C">
        <w:rPr>
          <w:rFonts w:ascii="맑은 고딕" w:eastAsia="맑은 고딕" w:hAnsi="맑은 고딕" w:hint="eastAsia"/>
          <w:color w:val="000000" w:themeColor="text1"/>
          <w:sz w:val="24"/>
          <w:lang w:eastAsia="ko-KR"/>
        </w:rPr>
        <w:t>HMD 디바이스에서 수신할</w:t>
      </w:r>
      <w:r w:rsidR="00043D3C" w:rsidRPr="00686EA4">
        <w:rPr>
          <w:rFonts w:ascii="맑은 고딕" w:eastAsia="맑은 고딕" w:hAnsi="맑은 고딕" w:hint="eastAsia"/>
          <w:color w:val="000000" w:themeColor="text1"/>
          <w:sz w:val="24"/>
          <w:lang w:eastAsia="ko-KR"/>
        </w:rPr>
        <w:t xml:space="preserve"> 수 있</w:t>
      </w:r>
      <w:r w:rsidR="00043D3C">
        <w:rPr>
          <w:rFonts w:ascii="맑은 고딕" w:eastAsia="맑은 고딕" w:hAnsi="맑은 고딕" w:hint="eastAsia"/>
          <w:color w:val="000000" w:themeColor="text1"/>
          <w:sz w:val="24"/>
          <w:lang w:eastAsia="ko-KR"/>
        </w:rPr>
        <w:t>고,</w:t>
      </w:r>
      <w:r w:rsidR="00043D3C">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이 경우에는 </w:t>
      </w:r>
      <w:r w:rsidR="00043D3C" w:rsidRPr="00557327">
        <w:rPr>
          <w:rFonts w:ascii="맑은 고딕" w:eastAsia="맑은 고딕" w:hAnsi="맑은 고딕" w:hint="eastAsia"/>
          <w:color w:val="000000" w:themeColor="text1"/>
          <w:sz w:val="24"/>
          <w:lang w:eastAsia="ko-KR"/>
        </w:rPr>
        <w:t>단계</w:t>
      </w:r>
      <w:r w:rsidR="00043D3C" w:rsidRPr="00557327">
        <w:rPr>
          <w:rFonts w:ascii="맑은 고딕" w:eastAsia="맑은 고딕" w:hAnsi="맑은 고딕"/>
          <w:color w:val="000000" w:themeColor="text1"/>
          <w:sz w:val="24"/>
          <w:lang w:eastAsia="ko-KR"/>
        </w:rPr>
        <w:t>(S</w:t>
      </w:r>
      <w:r w:rsidR="00043D3C">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1</w:t>
      </w:r>
      <w:r w:rsidR="00043D3C">
        <w:rPr>
          <w:rFonts w:ascii="맑은 고딕" w:eastAsia="맑은 고딕" w:hAnsi="맑은 고딕"/>
          <w:color w:val="000000" w:themeColor="text1"/>
          <w:sz w:val="24"/>
          <w:lang w:eastAsia="ko-KR"/>
        </w:rPr>
        <w:t>2</w:t>
      </w:r>
      <w:r w:rsidR="00043D3C" w:rsidRPr="00557327">
        <w:rPr>
          <w:rFonts w:ascii="맑은 고딕" w:eastAsia="맑은 고딕" w:hAnsi="맑은 고딕"/>
          <w:color w:val="000000" w:themeColor="text1"/>
          <w:sz w:val="24"/>
          <w:lang w:eastAsia="ko-KR"/>
        </w:rPr>
        <w:t>0)</w:t>
      </w:r>
      <w:r w:rsidR="00043D3C">
        <w:rPr>
          <w:rFonts w:ascii="맑은 고딕" w:eastAsia="맑은 고딕" w:hAnsi="맑은 고딕" w:hint="eastAsia"/>
          <w:color w:val="000000" w:themeColor="text1"/>
          <w:sz w:val="24"/>
          <w:lang w:eastAsia="ko-KR"/>
        </w:rPr>
        <w:t xml:space="preserve">의 </w:t>
      </w:r>
      <w:r w:rsidR="00043D3C" w:rsidRPr="003F5055">
        <w:rPr>
          <w:rFonts w:ascii="맑은 고딕" w:eastAsia="맑은 고딕" w:hAnsi="맑은 고딕" w:hint="eastAsia"/>
          <w:color w:val="000000" w:themeColor="text1"/>
          <w:sz w:val="24"/>
          <w:lang w:eastAsia="ko-KR"/>
        </w:rPr>
        <w:t>팔</w:t>
      </w:r>
      <w:r w:rsidR="00043D3C" w:rsidRPr="003F5055">
        <w:rPr>
          <w:rFonts w:ascii="맑은 고딕" w:eastAsia="맑은 고딕" w:hAnsi="맑은 고딕"/>
          <w:color w:val="000000" w:themeColor="text1"/>
          <w:sz w:val="24"/>
          <w:lang w:eastAsia="ko-KR"/>
        </w:rPr>
        <w:t xml:space="preserve"> </w:t>
      </w:r>
      <w:r w:rsidR="00043D3C" w:rsidRPr="003F5055">
        <w:rPr>
          <w:rFonts w:ascii="맑은 고딕" w:eastAsia="맑은 고딕" w:hAnsi="맑은 고딕" w:hint="eastAsia"/>
          <w:color w:val="000000" w:themeColor="text1"/>
          <w:sz w:val="24"/>
          <w:lang w:eastAsia="ko-KR"/>
        </w:rPr>
        <w:t>위치</w:t>
      </w:r>
      <w:r w:rsidR="00043D3C" w:rsidRPr="003F5055">
        <w:rPr>
          <w:rFonts w:ascii="맑은 고딕" w:eastAsia="맑은 고딕" w:hAnsi="맑은 고딕"/>
          <w:color w:val="000000" w:themeColor="text1"/>
          <w:sz w:val="24"/>
          <w:lang w:eastAsia="ko-KR"/>
        </w:rPr>
        <w:t xml:space="preserve"> </w:t>
      </w:r>
      <w:r w:rsidR="00043D3C" w:rsidRPr="003F5055">
        <w:rPr>
          <w:rFonts w:ascii="맑은 고딕" w:eastAsia="맑은 고딕" w:hAnsi="맑은 고딕" w:hint="eastAsia"/>
          <w:color w:val="000000" w:themeColor="text1"/>
          <w:sz w:val="24"/>
          <w:lang w:eastAsia="ko-KR"/>
        </w:rPr>
        <w:t>데이터</w:t>
      </w:r>
      <w:r w:rsidR="00043D3C">
        <w:rPr>
          <w:rFonts w:ascii="맑은 고딕" w:eastAsia="맑은 고딕" w:hAnsi="맑은 고딕" w:hint="eastAsia"/>
          <w:color w:val="000000" w:themeColor="text1"/>
          <w:sz w:val="24"/>
          <w:lang w:eastAsia="ko-KR"/>
        </w:rPr>
        <w:t>를</w:t>
      </w:r>
      <w:r w:rsidR="00043D3C" w:rsidRPr="003F5055">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획득</w:t>
      </w:r>
      <w:r w:rsidR="00043D3C" w:rsidRPr="00557327">
        <w:rPr>
          <w:rFonts w:ascii="맑은 고딕" w:eastAsia="맑은 고딕" w:hAnsi="맑은 고딕" w:hint="eastAsia"/>
          <w:color w:val="000000" w:themeColor="text1"/>
          <w:sz w:val="24"/>
          <w:lang w:eastAsia="ko-KR"/>
        </w:rPr>
        <w:t>하는</w:t>
      </w:r>
      <w:r w:rsidR="00043D3C" w:rsidRPr="00557327">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과정을 생략할 수 있다.</w:t>
      </w:r>
      <w:r w:rsidR="00043D3C">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또한 </w:t>
      </w:r>
      <w:r w:rsidR="00E54FB6">
        <w:rPr>
          <w:rFonts w:ascii="맑은 고딕" w:eastAsia="맑은 고딕" w:hAnsi="맑은 고딕" w:hint="eastAsia"/>
          <w:color w:val="000000" w:themeColor="text1"/>
          <w:sz w:val="24"/>
          <w:lang w:eastAsia="ko-KR"/>
        </w:rPr>
        <w:t>어깨 위치(210)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043D3C">
        <w:rPr>
          <w:rFonts w:ascii="맑은 고딕" w:eastAsia="맑은 고딕" w:hAnsi="맑은 고딕" w:hint="eastAsia"/>
          <w:iCs/>
          <w:color w:val="000000" w:themeColor="text1"/>
          <w:sz w:val="24"/>
          <w:lang w:eastAsia="ko-KR"/>
        </w:rPr>
        <w:t>는 기준값으로 전송을 생략할 수 있다.</w:t>
      </w:r>
    </w:p>
    <w:p w:rsidR="00043D3C" w:rsidRPr="003F5055"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BD3E8B">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EF1369">
        <w:rPr>
          <w:rFonts w:ascii="맑은 고딕" w:eastAsia="맑은 고딕" w:hAnsi="맑은 고딕" w:hint="eastAsia"/>
          <w:color w:val="000000" w:themeColor="text1"/>
          <w:sz w:val="24"/>
          <w:lang w:eastAsia="ko-KR"/>
        </w:rPr>
        <w:t xml:space="preserve">손과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Pr>
          <w:rFonts w:ascii="맑은 고딕" w:eastAsia="맑은 고딕" w:hAnsi="맑은 고딕" w:hint="eastAsia"/>
          <w:color w:val="000000" w:themeColor="text1"/>
          <w:sz w:val="24"/>
          <w:lang w:eastAsia="ko-KR"/>
        </w:rPr>
        <w:t xml:space="preserve">를 나타낼 수 있는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BD3E8B">
        <w:rPr>
          <w:rFonts w:ascii="맑은 고딕" w:eastAsia="맑은 고딕" w:hAnsi="맑은 고딕" w:hint="eastAsia"/>
          <w:iCs/>
          <w:color w:val="000000" w:themeColor="text1"/>
          <w:sz w:val="24"/>
          <w:lang w:eastAsia="ko-KR"/>
        </w:rPr>
        <w:t>,</w:t>
      </w:r>
      <w:r w:rsidR="00BD3E8B">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BD3E8B">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값을 구하는 과정일 수 있다.</w:t>
      </w:r>
      <w:r w:rsidR="00EF1369">
        <w:rPr>
          <w:rFonts w:ascii="맑은 고딕" w:eastAsia="맑은 고딕" w:hAnsi="맑은 고딕"/>
          <w:iCs/>
          <w:color w:val="000000" w:themeColor="text1"/>
          <w:sz w:val="24"/>
          <w:lang w:eastAsia="ko-KR"/>
        </w:rPr>
        <w:t xml:space="preserve"> </w:t>
      </w:r>
      <w:r w:rsidR="00EF1369">
        <w:rPr>
          <w:rFonts w:ascii="맑은 고딕" w:eastAsia="맑은 고딕" w:hAnsi="맑은 고딕" w:hint="eastAsia"/>
          <w:iCs/>
          <w:color w:val="000000" w:themeColor="text1"/>
          <w:sz w:val="24"/>
          <w:lang w:eastAsia="ko-KR"/>
        </w:rPr>
        <w:t>손과</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팔의 위치 데이터</w:t>
      </w:r>
      <w:r>
        <w:rPr>
          <w:rFonts w:ascii="맑은 고딕" w:eastAsia="맑은 고딕" w:hAnsi="맑은 고딕" w:hint="eastAsia"/>
          <w:color w:val="000000" w:themeColor="text1"/>
          <w:sz w:val="24"/>
          <w:lang w:eastAsia="ko-KR"/>
        </w:rPr>
        <w:t xml:space="preserve">는 </w:t>
      </w:r>
      <w:r w:rsidR="00EF1369">
        <w:rPr>
          <w:rFonts w:ascii="맑은 고딕" w:eastAsia="맑은 고딕" w:hAnsi="맑은 고딕" w:hint="eastAsia"/>
          <w:color w:val="000000" w:themeColor="text1"/>
          <w:sz w:val="24"/>
          <w:lang w:eastAsia="ko-KR"/>
        </w:rPr>
        <w:t>손목의 움직임 데이터,</w:t>
      </w:r>
      <w:r w:rsidR="00EF1369">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움직임 데이터</w:t>
      </w:r>
      <w:r w:rsidR="00EF1369">
        <w:rPr>
          <w:rFonts w:ascii="맑은 고딕" w:eastAsia="맑은 고딕" w:hAnsi="맑은 고딕" w:hint="eastAsia"/>
          <w:color w:val="000000" w:themeColor="text1"/>
          <w:sz w:val="24"/>
          <w:lang w:eastAsia="ko-KR"/>
        </w:rPr>
        <w:t xml:space="preserve"> 및</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거리값을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도5</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도6</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및 도</w:t>
      </w:r>
      <w:r w:rsidR="00B211C5">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에서 설명하고 있는 </w:t>
      </w:r>
      <w:r w:rsidR="002D2E13">
        <w:rPr>
          <w:rFonts w:ascii="맑은 고딕" w:eastAsia="맑은 고딕" w:hAnsi="맑은 고딕" w:hint="eastAsia"/>
          <w:color w:val="000000" w:themeColor="text1"/>
          <w:sz w:val="24"/>
          <w:lang w:eastAsia="ko-KR"/>
        </w:rPr>
        <w:t>손목 절대각도,</w:t>
      </w:r>
      <w:r w:rsidR="002D2E13">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2D2E13">
        <w:rPr>
          <w:rFonts w:ascii="맑은 고딕" w:eastAsia="맑은 고딕" w:hAnsi="맑은 고딕" w:hint="eastAsia"/>
          <w:color w:val="000000" w:themeColor="text1"/>
          <w:sz w:val="24"/>
          <w:lang w:eastAsia="ko-KR"/>
        </w:rPr>
        <w:t xml:space="preserve"> 절대각도, </w:t>
      </w:r>
      <w:r w:rsidR="00E54FB6">
        <w:rPr>
          <w:rFonts w:ascii="맑은 고딕" w:eastAsia="맑은 고딕" w:hAnsi="맑은 고딕" w:hint="eastAsia"/>
          <w:color w:val="000000" w:themeColor="text1"/>
          <w:sz w:val="24"/>
          <w:lang w:eastAsia="ko-KR"/>
        </w:rPr>
        <w:t>상완부(211)</w:t>
      </w:r>
      <w:r w:rsidR="002D2E13">
        <w:rPr>
          <w:rFonts w:ascii="맑은 고딕" w:eastAsia="맑은 고딕" w:hAnsi="맑은 고딕" w:hint="eastAsia"/>
          <w:color w:val="000000" w:themeColor="text1"/>
          <w:sz w:val="24"/>
          <w:lang w:eastAsia="ko-KR"/>
        </w:rPr>
        <w:t xml:space="preserve"> </w:t>
      </w:r>
      <w:r w:rsidR="002D2E13">
        <w:rPr>
          <w:rFonts w:ascii="맑은 고딕" w:eastAsia="맑은 고딕" w:hAnsi="맑은 고딕" w:hint="eastAsia"/>
          <w:color w:val="000000" w:themeColor="text1"/>
          <w:sz w:val="24"/>
          <w:lang w:eastAsia="ko-KR"/>
        </w:rPr>
        <w:lastRenderedPageBreak/>
        <w:t>절대각도,</w:t>
      </w:r>
      <w:r>
        <w:rPr>
          <w:rFonts w:ascii="맑은 고딕" w:eastAsia="맑은 고딕" w:hAnsi="맑은 고딕" w:hint="eastAsia"/>
          <w:color w:val="000000" w:themeColor="text1"/>
          <w:sz w:val="24"/>
          <w:lang w:eastAsia="ko-KR"/>
        </w:rPr>
        <w:t xml:space="preserve"> 팔꿈치의 접힘 각도 및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데이터</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 xml:space="preserve"> 방법을 통해 얻을 수 있다.</w:t>
      </w:r>
      <w:r w:rsidRPr="007B6686">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 xml:space="preserve">를 통해 인간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를 구할 수 있고,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값의 변화를 통해 팔과 손의 움직임을 감지할 수 있다</w:t>
      </w:r>
      <w:r>
        <w:rPr>
          <w:rFonts w:ascii="맑은 고딕" w:eastAsia="맑은 고딕" w:hAnsi="맑은 고딕"/>
          <w:iCs/>
          <w:color w:val="000000" w:themeColor="text1"/>
          <w:sz w:val="24"/>
          <w:lang w:eastAsia="ko-KR"/>
        </w:rPr>
        <w:t>.</w:t>
      </w:r>
      <w:r w:rsidRPr="00EE541D">
        <w:rPr>
          <w:rFonts w:ascii="맑은 고딕" w:eastAsia="맑은 고딕" w:hAnsi="맑은 고딕" w:hint="eastAsia"/>
          <w:color w:val="000000" w:themeColor="text1"/>
          <w:sz w:val="24"/>
          <w:lang w:eastAsia="ko-KR"/>
        </w:rPr>
        <w:t xml:space="preserve"> </w:t>
      </w:r>
      <w:r w:rsidR="002D2E13">
        <w:rPr>
          <w:rFonts w:ascii="맑은 고딕" w:eastAsia="맑은 고딕" w:hAnsi="맑은 고딕" w:hint="eastAsia"/>
          <w:color w:val="000000" w:themeColor="text1"/>
          <w:sz w:val="24"/>
          <w:lang w:eastAsia="ko-KR"/>
        </w:rPr>
        <w:t xml:space="preserve">손과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 단계(</w:t>
      </w:r>
      <w:r>
        <w:rPr>
          <w:rFonts w:ascii="맑은 고딕" w:eastAsia="맑은 고딕" w:hAnsi="맑은 고딕"/>
          <w:color w:val="000000" w:themeColor="text1"/>
          <w:sz w:val="24"/>
          <w:lang w:eastAsia="ko-KR"/>
        </w:rPr>
        <w:t>S1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 xml:space="preserve">에서 구하는 과정 없이 </w:t>
      </w:r>
      <w:r w:rsidR="00E54FB6">
        <w:rPr>
          <w:rFonts w:ascii="맑은 고딕" w:eastAsia="맑은 고딕" w:hAnsi="맑은 고딕" w:hint="eastAsia"/>
          <w:color w:val="000000" w:themeColor="text1"/>
          <w:sz w:val="24"/>
          <w:lang w:eastAsia="ko-KR"/>
        </w:rPr>
        <w:t>동작인식 디바이스(10)</w:t>
      </w:r>
      <w:r w:rsidR="002D2E13">
        <w:rPr>
          <w:rFonts w:ascii="맑은 고딕" w:eastAsia="맑은 고딕" w:hAnsi="맑은 고딕" w:hint="eastAsia"/>
          <w:color w:val="000000" w:themeColor="text1"/>
          <w:sz w:val="24"/>
          <w:lang w:eastAsia="ko-KR"/>
        </w:rPr>
        <w:t>로부터</w:t>
      </w:r>
      <w:r>
        <w:rPr>
          <w:rFonts w:ascii="맑은 고딕" w:eastAsia="맑은 고딕" w:hAnsi="맑은 고딕" w:hint="eastAsia"/>
          <w:color w:val="000000" w:themeColor="text1"/>
          <w:sz w:val="24"/>
          <w:lang w:eastAsia="ko-KR"/>
        </w:rPr>
        <w:t xml:space="preserve"> </w:t>
      </w:r>
      <w:r w:rsidR="00BF4C2D">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 xml:space="preserve">나 </w:t>
      </w:r>
      <w:r>
        <w:rPr>
          <w:rFonts w:ascii="맑은 고딕" w:eastAsia="맑은 고딕" w:hAnsi="맑은 고딕"/>
          <w:color w:val="000000" w:themeColor="text1"/>
          <w:sz w:val="24"/>
          <w:lang w:eastAsia="ko-KR"/>
        </w:rPr>
        <w:t>TV</w:t>
      </w:r>
      <w:r>
        <w:rPr>
          <w:rFonts w:ascii="맑은 고딕" w:eastAsia="맑은 고딕" w:hAnsi="맑은 고딕" w:hint="eastAsia"/>
          <w:color w:val="000000" w:themeColor="text1"/>
          <w:sz w:val="24"/>
          <w:lang w:eastAsia="ko-KR"/>
        </w:rPr>
        <w:t xml:space="preserve">등의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를 포함하고 있는 장치에서 직접 수신할 수도 있다.</w:t>
      </w:r>
    </w:p>
    <w:p w:rsidR="00043D3C" w:rsidRDefault="00043D3C" w:rsidP="00043D3C">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30)</w:t>
      </w:r>
      <w:r>
        <w:rPr>
          <w:rFonts w:ascii="맑은 고딕" w:eastAsia="맑은 고딕" w:hAnsi="맑은 고딕" w:hint="eastAsia"/>
          <w:color w:val="000000" w:themeColor="text1"/>
          <w:sz w:val="24"/>
          <w:lang w:eastAsia="ko-KR"/>
        </w:rPr>
        <w:t xml:space="preserve">는 팔의 형상을 디스플레이에 나타내기 위하여 </w:t>
      </w:r>
      <w:r w:rsidR="002D2E13">
        <w:rPr>
          <w:rFonts w:ascii="맑은 고딕" w:eastAsia="맑은 고딕" w:hAnsi="맑은 고딕" w:hint="eastAsia"/>
          <w:color w:val="000000" w:themeColor="text1"/>
          <w:sz w:val="24"/>
          <w:lang w:eastAsia="ko-KR"/>
        </w:rPr>
        <w:t xml:space="preserve">손과 </w:t>
      </w:r>
      <w:r>
        <w:rPr>
          <w:rFonts w:ascii="맑은 고딕" w:eastAsia="맑은 고딕" w:hAnsi="맑은 고딕" w:hint="eastAsia"/>
          <w:color w:val="000000" w:themeColor="text1"/>
          <w:sz w:val="24"/>
          <w:lang w:eastAsia="ko-KR"/>
        </w:rPr>
        <w:t>팔의 위치 데이터를 이용하여 팔의 형상을 생성하는 과정일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는 어깨의 중심점의 위치를 나타내고,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는 팔꿈치 중심의 위치를 나타내고,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는 손목 관절의 중심의 위치를 </w:t>
      </w:r>
      <w:r w:rsidR="002D2E13">
        <w:rPr>
          <w:rFonts w:ascii="맑은 고딕" w:eastAsia="맑은 고딕" w:hAnsi="맑은 고딕" w:hint="eastAsia"/>
          <w:iCs/>
          <w:color w:val="000000" w:themeColor="text1"/>
          <w:sz w:val="24"/>
          <w:lang w:eastAsia="ko-KR"/>
        </w:rPr>
        <w:t xml:space="preserve">나타내고,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2D2E13">
        <w:rPr>
          <w:rFonts w:ascii="맑은 고딕" w:eastAsia="맑은 고딕" w:hAnsi="맑은 고딕" w:hint="eastAsia"/>
          <w:iCs/>
          <w:color w:val="000000" w:themeColor="text1"/>
          <w:sz w:val="24"/>
          <w:lang w:eastAsia="ko-KR"/>
        </w:rPr>
        <w:t>는 손의 중심의 위치를 나타낼 수 있다.</w:t>
      </w:r>
      <w:r w:rsidR="002D2E13">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2D2E13">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 xml:space="preserve">값을 이용하여 </w:t>
      </w:r>
      <w:r w:rsidR="002D2E13">
        <w:rPr>
          <w:rFonts w:ascii="맑은 고딕" w:eastAsia="맑은 고딕" w:hAnsi="맑은 고딕" w:hint="eastAsia"/>
          <w:iCs/>
          <w:color w:val="000000" w:themeColor="text1"/>
          <w:sz w:val="24"/>
          <w:lang w:eastAsia="ko-KR"/>
        </w:rPr>
        <w:t xml:space="preserve">손을 포함한 </w:t>
      </w:r>
      <w:r>
        <w:rPr>
          <w:rFonts w:ascii="맑은 고딕" w:eastAsia="맑은 고딕" w:hAnsi="맑은 고딕" w:hint="eastAsia"/>
          <w:iCs/>
          <w:color w:val="000000" w:themeColor="text1"/>
          <w:sz w:val="24"/>
          <w:lang w:eastAsia="ko-KR"/>
        </w:rPr>
        <w:t>팔 전체의 모양을 나타낼 수 있다.</w:t>
      </w:r>
    </w:p>
    <w:p w:rsidR="00043D3C" w:rsidRPr="00EE541D"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40)</w:t>
      </w:r>
      <w:r>
        <w:rPr>
          <w:rFonts w:ascii="맑은 고딕" w:eastAsia="맑은 고딕" w:hAnsi="맑은 고딕" w:hint="eastAsia"/>
          <w:color w:val="000000" w:themeColor="text1"/>
          <w:sz w:val="24"/>
          <w:lang w:eastAsia="ko-KR"/>
        </w:rPr>
        <w:t xml:space="preserve">는 생성된 팔의 형상을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에 출력하는 과정일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위치 데이터가 변함에 따라 팔의 움직임을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에 나타낼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2D2E13">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2D2E13">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값에 의해 사용자의 어깨 관절</w:t>
      </w:r>
      <w:r w:rsidR="002D2E13">
        <w:rPr>
          <w:rFonts w:ascii="맑은 고딕" w:eastAsia="맑은 고딕" w:hAnsi="맑은 고딕" w:hint="eastAsia"/>
          <w:iCs/>
          <w:color w:val="000000" w:themeColor="text1"/>
          <w:sz w:val="24"/>
          <w:lang w:eastAsia="ko-KR"/>
        </w:rPr>
        <w:t>, 팔꿈치 관절 및</w:t>
      </w:r>
      <w:r>
        <w:rPr>
          <w:rFonts w:ascii="맑은 고딕" w:eastAsia="맑은 고딕" w:hAnsi="맑은 고딕" w:hint="eastAsia"/>
          <w:iCs/>
          <w:color w:val="000000" w:themeColor="text1"/>
          <w:sz w:val="24"/>
          <w:lang w:eastAsia="ko-KR"/>
        </w:rPr>
        <w:t xml:space="preserve"> 손목 관절의 움직임을 </w:t>
      </w:r>
      <w:r w:rsidR="00E54FB6">
        <w:rPr>
          <w:rFonts w:ascii="맑은 고딕" w:eastAsia="맑은 고딕" w:hAnsi="맑은 고딕" w:hint="eastAsia"/>
          <w:iCs/>
          <w:color w:val="000000" w:themeColor="text1"/>
          <w:sz w:val="24"/>
          <w:lang w:eastAsia="ko-KR"/>
        </w:rPr>
        <w:t>디스플레이부(161)</w:t>
      </w:r>
      <w:r>
        <w:rPr>
          <w:rFonts w:ascii="맑은 고딕" w:eastAsia="맑은 고딕" w:hAnsi="맑은 고딕" w:hint="eastAsia"/>
          <w:iCs/>
          <w:color w:val="000000" w:themeColor="text1"/>
          <w:sz w:val="24"/>
          <w:lang w:eastAsia="ko-KR"/>
        </w:rPr>
        <w:t xml:space="preserve">에 실시간으로 나타낼 수 있다. </w:t>
      </w:r>
    </w:p>
    <w:p w:rsidR="000165E3" w:rsidRDefault="000165E3" w:rsidP="000165E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12</w:t>
      </w:r>
      <w:r>
        <w:rPr>
          <w:rFonts w:ascii="맑은 고딕" w:eastAsia="맑은 고딕" w:hAnsi="맑은 고딕" w:hint="eastAsia"/>
          <w:color w:val="000000" w:themeColor="text1"/>
          <w:sz w:val="24"/>
          <w:lang w:eastAsia="ko-KR"/>
        </w:rPr>
        <w:t>는</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화면 상에 디스플레이된 팔의 움직임을 설명하기 위한 도면이다.</w:t>
      </w:r>
    </w:p>
    <w:p w:rsidR="002C4864" w:rsidRPr="007A3C8F" w:rsidRDefault="000165E3" w:rsidP="007A3C8F">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팔의 움직임은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 xml:space="preserve">를 포함하고 있는 </w:t>
      </w:r>
      <w:r w:rsidR="00BF4C2D">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 xml:space="preserve">나 </w:t>
      </w:r>
      <w:r>
        <w:rPr>
          <w:rFonts w:ascii="맑은 고딕" w:eastAsia="맑은 고딕" w:hAnsi="맑은 고딕"/>
          <w:color w:val="000000" w:themeColor="text1"/>
          <w:sz w:val="24"/>
          <w:lang w:eastAsia="ko-KR"/>
        </w:rPr>
        <w:t>TV</w:t>
      </w:r>
      <w:r>
        <w:rPr>
          <w:rFonts w:ascii="맑은 고딕" w:eastAsia="맑은 고딕" w:hAnsi="맑은 고딕" w:hint="eastAsia"/>
          <w:color w:val="000000" w:themeColor="text1"/>
          <w:sz w:val="24"/>
          <w:lang w:eastAsia="ko-KR"/>
        </w:rPr>
        <w:t>등의 다양한 기기에 의해 디스플레이될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위치는 나타내기 위해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값을 이용하여 </w:t>
      </w:r>
      <w:r w:rsidR="007A3C8F">
        <w:rPr>
          <w:rFonts w:ascii="맑은 고딕" w:eastAsia="맑은 고딕" w:hAnsi="맑은 고딕" w:hint="eastAsia"/>
          <w:iCs/>
          <w:color w:val="000000" w:themeColor="text1"/>
          <w:sz w:val="24"/>
          <w:lang w:eastAsia="ko-KR"/>
        </w:rPr>
        <w:t xml:space="preserve">사용자의 어깨 관절, 팔꿈치 관절 및 손목 관절의 움직임을 </w:t>
      </w:r>
      <w:r w:rsidR="00E54FB6">
        <w:rPr>
          <w:rFonts w:ascii="맑은 고딕" w:eastAsia="맑은 고딕" w:hAnsi="맑은 고딕" w:hint="eastAsia"/>
          <w:iCs/>
          <w:color w:val="000000" w:themeColor="text1"/>
          <w:sz w:val="24"/>
          <w:lang w:eastAsia="ko-KR"/>
        </w:rPr>
        <w:t>디스플레이부(161)</w:t>
      </w:r>
      <w:r w:rsidR="007A3C8F">
        <w:rPr>
          <w:rFonts w:ascii="맑은 고딕" w:eastAsia="맑은 고딕" w:hAnsi="맑은 고딕" w:hint="eastAsia"/>
          <w:iCs/>
          <w:color w:val="000000" w:themeColor="text1"/>
          <w:sz w:val="24"/>
          <w:lang w:eastAsia="ko-KR"/>
        </w:rPr>
        <w:t>에 나타낼 수 있다.</w:t>
      </w:r>
      <w:r w:rsidR="007A3C8F">
        <w:rPr>
          <w:rFonts w:ascii="맑은 고딕" w:eastAsia="맑은 고딕" w:hAnsi="맑은 고딕"/>
          <w:iCs/>
          <w:color w:val="000000" w:themeColor="text1"/>
          <w:sz w:val="24"/>
          <w:lang w:eastAsia="ko-KR"/>
        </w:rPr>
        <w:t xml:space="preserve"> </w:t>
      </w:r>
      <w:r w:rsidR="007A3C8F">
        <w:rPr>
          <w:rFonts w:ascii="맑은 고딕" w:eastAsia="맑은 고딕" w:hAnsi="맑은 고딕" w:hint="eastAsia"/>
          <w:iCs/>
          <w:color w:val="000000" w:themeColor="text1"/>
          <w:sz w:val="24"/>
          <w:lang w:eastAsia="ko-KR"/>
        </w:rPr>
        <w:t>여기서,</w:t>
      </w:r>
      <w:r w:rsidR="007A3C8F">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A3C8F">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A3C8F">
        <w:rPr>
          <w:rFonts w:ascii="맑은 고딕" w:eastAsia="맑은 고딕" w:hAnsi="맑은 고딕" w:hint="eastAsia"/>
          <w:iCs/>
          <w:color w:val="000000" w:themeColor="text1"/>
          <w:sz w:val="24"/>
          <w:lang w:eastAsia="ko-KR"/>
        </w:rPr>
        <w:t xml:space="preserve"> 값을 별도로 계산하지 않고 손목 관절의 움직임 없이 팔 </w:t>
      </w:r>
      <w:r w:rsidR="00E54FB6">
        <w:rPr>
          <w:rFonts w:ascii="맑은 고딕" w:eastAsia="맑은 고딕" w:hAnsi="맑은 고딕" w:hint="eastAsia"/>
          <w:iCs/>
          <w:color w:val="000000" w:themeColor="text1"/>
          <w:sz w:val="24"/>
          <w:lang w:eastAsia="ko-KR"/>
        </w:rPr>
        <w:t>전완부(221)</w:t>
      </w:r>
      <w:r w:rsidR="007A3C8F">
        <w:rPr>
          <w:rFonts w:ascii="맑은 고딕" w:eastAsia="맑은 고딕" w:hAnsi="맑은 고딕" w:hint="eastAsia"/>
          <w:iCs/>
          <w:color w:val="000000" w:themeColor="text1"/>
          <w:sz w:val="24"/>
          <w:lang w:eastAsia="ko-KR"/>
        </w:rPr>
        <w:t>에 일정한 방향으로 손을 펴거나 쥐고 있는 형상으로 나타낼 수 있다.</w:t>
      </w:r>
      <w:r w:rsidR="007A3C8F">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A3C8F">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A3C8F">
        <w:rPr>
          <w:rFonts w:ascii="맑은 고딕" w:eastAsia="맑은 고딕" w:hAnsi="맑은 고딕" w:hint="eastAsia"/>
          <w:iCs/>
          <w:color w:val="000000" w:themeColor="text1"/>
          <w:sz w:val="24"/>
          <w:lang w:eastAsia="ko-KR"/>
        </w:rPr>
        <w:t xml:space="preserve"> 값을 이용하지 않으므로 손목의 움직임 데이터를 감지하기 위한 </w:t>
      </w:r>
      <w:r w:rsidR="00BF4C2D">
        <w:rPr>
          <w:rFonts w:ascii="맑은 고딕" w:eastAsia="맑은 고딕" w:hAnsi="맑은 고딕" w:hint="eastAsia"/>
          <w:iCs/>
          <w:color w:val="000000" w:themeColor="text1"/>
          <w:sz w:val="24"/>
          <w:lang w:eastAsia="ko-KR"/>
        </w:rPr>
        <w:t>컨트롤 디바이스(50)</w:t>
      </w:r>
      <w:r w:rsidR="007A3C8F">
        <w:rPr>
          <w:rFonts w:ascii="맑은 고딕" w:eastAsia="맑은 고딕" w:hAnsi="맑은 고딕" w:hint="eastAsia"/>
          <w:iCs/>
          <w:color w:val="000000" w:themeColor="text1"/>
          <w:sz w:val="24"/>
          <w:lang w:eastAsia="ko-KR"/>
        </w:rPr>
        <w:t xml:space="preserve"> 없이 </w:t>
      </w:r>
      <w:r w:rsidR="00E54FB6">
        <w:rPr>
          <w:rFonts w:ascii="맑은 고딕" w:eastAsia="맑은 고딕" w:hAnsi="맑은 고딕" w:hint="eastAsia"/>
          <w:iCs/>
          <w:color w:val="000000" w:themeColor="text1"/>
          <w:sz w:val="24"/>
          <w:lang w:eastAsia="ko-KR"/>
        </w:rPr>
        <w:t>동작인식 디바이스(10)</w:t>
      </w:r>
      <w:r w:rsidR="007A3C8F">
        <w:rPr>
          <w:rFonts w:ascii="맑은 고딕" w:eastAsia="맑은 고딕" w:hAnsi="맑은 고딕" w:hint="eastAsia"/>
          <w:iCs/>
          <w:color w:val="000000" w:themeColor="text1"/>
          <w:sz w:val="24"/>
          <w:lang w:eastAsia="ko-KR"/>
        </w:rPr>
        <w:t>에 의해 감지된 데이터만으로 팔의 움직임을 나타낼 수 있다.</w:t>
      </w:r>
      <w:r w:rsidR="007A3C8F">
        <w:rPr>
          <w:rFonts w:ascii="맑은 고딕" w:eastAsia="맑은 고딕" w:hAnsi="맑은 고딕"/>
          <w:iCs/>
          <w:color w:val="000000" w:themeColor="text1"/>
          <w:sz w:val="24"/>
          <w:lang w:eastAsia="ko-KR"/>
        </w:rPr>
        <w:t xml:space="preserve"> </w:t>
      </w:r>
      <w:r w:rsidR="007A3C8F">
        <w:rPr>
          <w:rFonts w:ascii="맑은 고딕" w:eastAsia="맑은 고딕" w:hAnsi="맑은 고딕" w:hint="eastAsia"/>
          <w:iCs/>
          <w:color w:val="000000" w:themeColor="text1"/>
          <w:sz w:val="24"/>
          <w:lang w:eastAsia="ko-KR"/>
        </w:rPr>
        <w:t xml:space="preserve">팔의 움직임을 감지하기 위해 </w:t>
      </w:r>
      <w:r w:rsidR="00E54FB6">
        <w:rPr>
          <w:rFonts w:ascii="맑은 고딕" w:eastAsia="맑은 고딕" w:hAnsi="맑은 고딕" w:hint="eastAsia"/>
          <w:iCs/>
          <w:color w:val="000000" w:themeColor="text1"/>
          <w:sz w:val="24"/>
          <w:lang w:eastAsia="ko-KR"/>
        </w:rPr>
        <w:t>동작인식 디바이스(10)</w:t>
      </w:r>
      <w:r w:rsidR="002C4864">
        <w:rPr>
          <w:rFonts w:ascii="맑은 고딕" w:eastAsia="맑은 고딕" w:hAnsi="맑은 고딕" w:hint="eastAsia"/>
          <w:iCs/>
          <w:color w:val="000000" w:themeColor="text1"/>
          <w:sz w:val="24"/>
          <w:lang w:eastAsia="ko-KR"/>
        </w:rPr>
        <w:t>가 한쪽 팔에만 장착되었을 경우,</w:t>
      </w:r>
      <w:r w:rsidR="007A3C8F">
        <w:rPr>
          <w:rFonts w:ascii="맑은 고딕" w:eastAsia="맑은 고딕" w:hAnsi="맑은 고딕" w:hint="eastAsia"/>
          <w:iCs/>
          <w:color w:val="000000" w:themeColor="text1"/>
          <w:sz w:val="24"/>
          <w:lang w:eastAsia="ko-KR"/>
        </w:rPr>
        <w:t xml:space="preserve"> 한 쪽 팔</w:t>
      </w:r>
      <w:r w:rsidR="002C4864">
        <w:rPr>
          <w:rFonts w:ascii="맑은 고딕" w:eastAsia="맑은 고딕" w:hAnsi="맑은 고딕" w:hint="eastAsia"/>
          <w:iCs/>
          <w:color w:val="000000" w:themeColor="text1"/>
          <w:sz w:val="24"/>
          <w:lang w:eastAsia="ko-KR"/>
        </w:rPr>
        <w:t>의 형상</w:t>
      </w:r>
      <w:r w:rsidR="007A3C8F">
        <w:rPr>
          <w:rFonts w:ascii="맑은 고딕" w:eastAsia="맑은 고딕" w:hAnsi="맑은 고딕" w:hint="eastAsia"/>
          <w:iCs/>
          <w:color w:val="000000" w:themeColor="text1"/>
          <w:sz w:val="24"/>
          <w:lang w:eastAsia="ko-KR"/>
        </w:rPr>
        <w:t xml:space="preserve">만 </w:t>
      </w:r>
      <w:r w:rsidR="00E54FB6">
        <w:rPr>
          <w:rFonts w:ascii="맑은 고딕" w:eastAsia="맑은 고딕" w:hAnsi="맑은 고딕" w:hint="eastAsia"/>
          <w:iCs/>
          <w:color w:val="000000" w:themeColor="text1"/>
          <w:sz w:val="24"/>
          <w:lang w:eastAsia="ko-KR"/>
        </w:rPr>
        <w:t>디스플레이 장치</w:t>
      </w:r>
      <w:r w:rsidR="007A3C8F">
        <w:rPr>
          <w:rFonts w:ascii="맑은 고딕" w:eastAsia="맑은 고딕" w:hAnsi="맑은 고딕" w:hint="eastAsia"/>
          <w:iCs/>
          <w:color w:val="000000" w:themeColor="text1"/>
          <w:sz w:val="24"/>
          <w:lang w:eastAsia="ko-KR"/>
        </w:rPr>
        <w:t>에 나타</w:t>
      </w:r>
      <w:r w:rsidR="002C4864">
        <w:rPr>
          <w:rFonts w:ascii="맑은 고딕" w:eastAsia="맑은 고딕" w:hAnsi="맑은 고딕" w:hint="eastAsia"/>
          <w:iCs/>
          <w:color w:val="000000" w:themeColor="text1"/>
          <w:sz w:val="24"/>
          <w:lang w:eastAsia="ko-KR"/>
        </w:rPr>
        <w:t xml:space="preserve">내거나, 다른 쪽 팔의 형상을 동일한 움직임을 보여주도록 하여 두 팔의 형상 모두를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나타</w:t>
      </w:r>
      <w:r w:rsidR="007A3C8F">
        <w:rPr>
          <w:rFonts w:ascii="맑은 고딕" w:eastAsia="맑은 고딕" w:hAnsi="맑은 고딕" w:hint="eastAsia"/>
          <w:iCs/>
          <w:color w:val="000000" w:themeColor="text1"/>
          <w:sz w:val="24"/>
          <w:lang w:eastAsia="ko-KR"/>
        </w:rPr>
        <w:t>낼 수 있다.</w:t>
      </w:r>
      <w:r w:rsidR="007A3C8F">
        <w:rPr>
          <w:rFonts w:ascii="맑은 고딕" w:eastAsia="맑은 고딕" w:hAnsi="맑은 고딕"/>
          <w:iCs/>
          <w:color w:val="000000" w:themeColor="text1"/>
          <w:sz w:val="24"/>
          <w:lang w:eastAsia="ko-KR"/>
        </w:rPr>
        <w:t xml:space="preserve"> </w:t>
      </w:r>
      <w:r w:rsidR="002C4864">
        <w:rPr>
          <w:rFonts w:ascii="맑은 고딕" w:eastAsia="맑은 고딕" w:hAnsi="맑은 고딕" w:hint="eastAsia"/>
          <w:iCs/>
          <w:color w:val="000000" w:themeColor="text1"/>
          <w:sz w:val="24"/>
          <w:lang w:eastAsia="ko-KR"/>
        </w:rPr>
        <w:t xml:space="preserve">팔의 움직임을 감지하기 위해 </w:t>
      </w:r>
      <w:r w:rsidR="00E54FB6">
        <w:rPr>
          <w:rFonts w:ascii="맑은 고딕" w:eastAsia="맑은 고딕" w:hAnsi="맑은 고딕" w:hint="eastAsia"/>
          <w:iCs/>
          <w:color w:val="000000" w:themeColor="text1"/>
          <w:sz w:val="24"/>
          <w:lang w:eastAsia="ko-KR"/>
        </w:rPr>
        <w:t>동작인식 디바이스(10)</w:t>
      </w:r>
      <w:r w:rsidR="002C4864">
        <w:rPr>
          <w:rFonts w:ascii="맑은 고딕" w:eastAsia="맑은 고딕" w:hAnsi="맑은 고딕" w:hint="eastAsia"/>
          <w:iCs/>
          <w:color w:val="000000" w:themeColor="text1"/>
          <w:sz w:val="24"/>
          <w:lang w:eastAsia="ko-KR"/>
        </w:rPr>
        <w:t xml:space="preserve">가 양쪽 팔에만 장착되었을 경우, 왼팔과 오른팔의 움직임을 독립적으로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나타낼 수 있다.</w:t>
      </w:r>
      <w:r w:rsidR="002C4864">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표시되는 인체의 형상은 전신의 모습, 상반신의 모습,</w:t>
      </w:r>
      <w:r w:rsidR="002C4864">
        <w:rPr>
          <w:rFonts w:ascii="맑은 고딕" w:eastAsia="맑은 고딕" w:hAnsi="맑은 고딕"/>
          <w:iCs/>
          <w:color w:val="000000" w:themeColor="text1"/>
          <w:sz w:val="24"/>
          <w:lang w:eastAsia="ko-KR"/>
        </w:rPr>
        <w:t xml:space="preserve"> </w:t>
      </w:r>
      <w:r w:rsidR="002C4864">
        <w:rPr>
          <w:rFonts w:ascii="맑은 고딕" w:eastAsia="맑은 고딕" w:hAnsi="맑은 고딕" w:hint="eastAsia"/>
          <w:iCs/>
          <w:color w:val="000000" w:themeColor="text1"/>
          <w:sz w:val="24"/>
          <w:lang w:eastAsia="ko-KR"/>
        </w:rPr>
        <w:t>팔 부분만의 모습 등 다양한 형태로 표시될</w:t>
      </w:r>
      <w:r w:rsidR="007A3C8F">
        <w:rPr>
          <w:rFonts w:ascii="맑은 고딕" w:eastAsia="맑은 고딕" w:hAnsi="맑은 고딕" w:hint="eastAsia"/>
          <w:iCs/>
          <w:color w:val="000000" w:themeColor="text1"/>
          <w:sz w:val="24"/>
          <w:lang w:eastAsia="ko-KR"/>
        </w:rPr>
        <w:t xml:space="preserve"> 수 있다.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color w:val="000000" w:themeColor="text1"/>
          <w:sz w:val="24"/>
          <w:lang w:eastAsia="ko-KR"/>
        </w:rPr>
        <w:t>전술한 본 발명의 설명은 예시를 위한 것이며, 본</w:t>
      </w:r>
      <w:r w:rsidRPr="00B26483">
        <w:rPr>
          <w:rFonts w:ascii="맑은 고딕" w:eastAsia="맑은 고딕" w:hAnsi="맑은 고딕"/>
          <w:color w:val="000000" w:themeColor="text1"/>
          <w:sz w:val="24"/>
          <w:lang w:eastAsia="ko-KR"/>
        </w:rPr>
        <w:t xml:space="preserve"> 발명이 속하는 기술분야의 통상의 지식을 가진 자는 본 발명의 기술적 사상이나 필수적인 특징을 변경하지 않고서 다른 구체적인 형태로 쉽게 변형이 가능하다는 것을 이해할 수 있을 것이다.  그러므로 이상에서 기술한 실시예들은 모든 면에서 예시적인 것이며 한정적이 아닌 </w:t>
      </w:r>
      <w:r w:rsidRPr="00B26483">
        <w:rPr>
          <w:rFonts w:ascii="맑은 고딕" w:eastAsia="맑은 고딕" w:hAnsi="맑은 고딕"/>
          <w:color w:val="000000" w:themeColor="text1"/>
          <w:sz w:val="24"/>
          <w:lang w:eastAsia="ko-KR"/>
        </w:rPr>
        <w:lastRenderedPageBreak/>
        <w:t>것으로 이해해야만 한다. 예를 들어, 단일형으로 설명되어 있는 각 구성 요소는 분산되어 실시될 수도 있으며, 마찬가지로 분산된 것으로 설명되어 있는 구성 요소들도 결합된 형태로 실시될 수 있다.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본 발명의 범위는 후술하는 특허청구범위에 의하여 나타내어지며, 특허청구범위의 의미 및 범위 그리고 그 균등 개념으로부터 도출되는 모든 변경 또는 변형된 형태가 본 발명의 범위에 포함되는 것으로 해석되어야 한다.</w:t>
      </w:r>
    </w:p>
    <w:p w:rsidR="00587955" w:rsidRPr="00B26483" w:rsidRDefault="00E70312" w:rsidP="00096E66">
      <w:pPr>
        <w:widowControl/>
        <w:spacing w:after="200" w:line="276" w:lineRule="auto"/>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br w:type="page"/>
      </w:r>
      <w:r w:rsidR="00587955" w:rsidRPr="00B26483">
        <w:rPr>
          <w:rFonts w:ascii="맑은 고딕" w:eastAsia="맑은 고딕" w:hAnsi="맑은 고딕"/>
          <w:color w:val="000000" w:themeColor="text1"/>
          <w:sz w:val="24"/>
          <w:lang w:eastAsia="ko-KR"/>
        </w:rPr>
        <w:lastRenderedPageBreak/>
        <w:t>【부호의 설명】</w:t>
      </w:r>
    </w:p>
    <w:p w:rsidR="00F46E7E" w:rsidRDefault="001127D9"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1</w:t>
      </w:r>
      <w:r w:rsidR="002A5AFA">
        <w:rPr>
          <w:rFonts w:ascii="맑은 고딕" w:eastAsia="맑은 고딕" w:hAnsi="맑은 고딕"/>
          <w:color w:val="000000" w:themeColor="text1"/>
          <w:sz w:val="24"/>
          <w:lang w:eastAsia="ko-KR"/>
        </w:rPr>
        <w:t xml:space="preserve">0: </w:t>
      </w:r>
      <w:r w:rsidR="008B4C6B">
        <w:rPr>
          <w:rFonts w:ascii="맑은 고딕" w:eastAsia="맑은 고딕" w:hAnsi="맑은 고딕" w:hint="eastAsia"/>
          <w:color w:val="000000" w:themeColor="text1"/>
          <w:sz w:val="24"/>
          <w:lang w:eastAsia="ko-KR"/>
        </w:rPr>
        <w:t>동작인식 디바이스</w:t>
      </w:r>
    </w:p>
    <w:p w:rsidR="00015CD8" w:rsidRDefault="00F46E7E"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1</w:t>
      </w:r>
      <w:r w:rsidR="00762A5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센싱부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120: 제어부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130: 통신부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210: 어깨 위치</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211: 상완부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22</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221: 전완부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 위치</w:t>
      </w:r>
    </w:p>
    <w:p w:rsidR="00762A53" w:rsidRDefault="00762A53"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 손의 중심 위치</w:t>
      </w:r>
    </w:p>
    <w:p w:rsidR="00762A53" w:rsidRDefault="00BF4C2D"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5</w:t>
      </w:r>
      <w:r w:rsidR="00762A53">
        <w:rPr>
          <w:rFonts w:ascii="맑은 고딕" w:eastAsia="맑은 고딕" w:hAnsi="맑은 고딕" w:hint="eastAsia"/>
          <w:color w:val="000000" w:themeColor="text1"/>
          <w:sz w:val="24"/>
          <w:lang w:eastAsia="ko-KR"/>
        </w:rPr>
        <w:t>0: 컨트롤 디바이스</w:t>
      </w:r>
    </w:p>
    <w:p w:rsidR="001B5740" w:rsidRDefault="00762A53"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8</w:t>
      </w:r>
      <w:r w:rsidR="00BF4C2D">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 </w:t>
      </w:r>
      <w:r>
        <w:rPr>
          <w:rFonts w:ascii="맑은 고딕" w:eastAsia="맑은 고딕" w:hAnsi="맑은 고딕"/>
          <w:color w:val="000000" w:themeColor="text1"/>
          <w:sz w:val="24"/>
          <w:lang w:eastAsia="ko-KR"/>
        </w:rPr>
        <w:t xml:space="preserve">HMD </w:t>
      </w:r>
      <w:r>
        <w:rPr>
          <w:rFonts w:ascii="맑은 고딕" w:eastAsia="맑은 고딕" w:hAnsi="맑은 고딕" w:hint="eastAsia"/>
          <w:color w:val="000000" w:themeColor="text1"/>
          <w:sz w:val="24"/>
          <w:lang w:eastAsia="ko-KR"/>
        </w:rPr>
        <w:t>디바이스</w:t>
      </w:r>
    </w:p>
    <w:p w:rsidR="00136F96" w:rsidRPr="00B26483" w:rsidRDefault="00015CD8" w:rsidP="00136F96">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ab/>
      </w:r>
    </w:p>
    <w:p w:rsidR="00B735DE" w:rsidRDefault="00B735DE">
      <w:pPr>
        <w:widowControl/>
        <w:spacing w:after="200" w:line="276" w:lineRule="auto"/>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br w:type="page"/>
      </w: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【특허청구범위】</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【청구항 1】</w:t>
      </w:r>
    </w:p>
    <w:p w:rsidR="004E6668" w:rsidRDefault="00425EC9"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사용자의 </w:t>
      </w:r>
      <w:r w:rsidR="00E54FB6">
        <w:rPr>
          <w:rFonts w:ascii="맑은 고딕" w:eastAsia="맑은 고딕" w:hAnsi="맑은 고딕" w:hint="eastAsia"/>
          <w:color w:val="000000" w:themeColor="text1"/>
          <w:sz w:val="24"/>
          <w:lang w:eastAsia="ko-KR"/>
        </w:rPr>
        <w:t>전완부</w:t>
      </w:r>
      <w:r w:rsidR="004E6668">
        <w:rPr>
          <w:rFonts w:ascii="맑은 고딕" w:eastAsia="맑은 고딕" w:hAnsi="맑은 고딕" w:hint="eastAsia"/>
          <w:color w:val="000000" w:themeColor="text1"/>
          <w:sz w:val="24"/>
          <w:lang w:eastAsia="ko-KR"/>
        </w:rPr>
        <w:t>의 움직임 데이터</w:t>
      </w:r>
      <w:r>
        <w:rPr>
          <w:rFonts w:ascii="맑은 고딕" w:eastAsia="맑은 고딕" w:hAnsi="맑은 고딕" w:hint="eastAsia"/>
          <w:color w:val="000000" w:themeColor="text1"/>
          <w:sz w:val="24"/>
          <w:lang w:eastAsia="ko-KR"/>
        </w:rPr>
        <w:t>와 거리 데이터</w:t>
      </w:r>
      <w:r w:rsidR="004E6668">
        <w:rPr>
          <w:rFonts w:ascii="맑은 고딕" w:eastAsia="맑은 고딕" w:hAnsi="맑은 고딕" w:hint="eastAsia"/>
          <w:color w:val="000000" w:themeColor="text1"/>
          <w:sz w:val="24"/>
          <w:lang w:eastAsia="ko-KR"/>
        </w:rPr>
        <w:t xml:space="preserve">를 </w:t>
      </w:r>
      <w:r w:rsidR="00A3747B">
        <w:rPr>
          <w:rFonts w:ascii="맑은 고딕" w:eastAsia="맑은 고딕" w:hAnsi="맑은 고딕" w:hint="eastAsia"/>
          <w:color w:val="000000" w:themeColor="text1"/>
          <w:sz w:val="24"/>
          <w:lang w:eastAsia="ko-KR"/>
        </w:rPr>
        <w:t>제1디바이스로부터 수신하는 통신부;</w:t>
      </w:r>
    </w:p>
    <w:p w:rsidR="00425EC9" w:rsidRDefault="00425EC9"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팔의 움직임 데이터를 출력하는 디스플레이부;</w:t>
      </w:r>
      <w:r w:rsidR="006E03DE">
        <w:rPr>
          <w:rFonts w:ascii="맑은 고딕" w:eastAsia="맑은 고딕" w:hAnsi="맑은 고딕"/>
          <w:color w:val="000000" w:themeColor="text1"/>
          <w:sz w:val="24"/>
          <w:lang w:eastAsia="ko-KR"/>
        </w:rPr>
        <w:t xml:space="preserve"> </w:t>
      </w:r>
      <w:r w:rsidR="006E03DE">
        <w:rPr>
          <w:rFonts w:ascii="맑은 고딕" w:eastAsia="맑은 고딕" w:hAnsi="맑은 고딕" w:hint="eastAsia"/>
          <w:color w:val="000000" w:themeColor="text1"/>
          <w:sz w:val="24"/>
          <w:lang w:eastAsia="ko-KR"/>
        </w:rPr>
        <w:t>및</w:t>
      </w:r>
    </w:p>
    <w:p w:rsidR="00FF2EA9" w:rsidRDefault="00FF2EA9"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거리데이터</w:t>
      </w:r>
      <w:r w:rsidR="001B087E">
        <w:rPr>
          <w:rFonts w:ascii="맑은 고딕" w:eastAsia="맑은 고딕" w:hAnsi="맑은 고딕" w:hint="eastAsia"/>
          <w:color w:val="000000" w:themeColor="text1"/>
          <w:sz w:val="24"/>
          <w:lang w:eastAsia="ko-KR"/>
        </w:rPr>
        <w:t xml:space="preserve">와 </w:t>
      </w:r>
      <w:r w:rsidR="00792056">
        <w:rPr>
          <w:rFonts w:ascii="맑은 고딕" w:eastAsia="맑은 고딕" w:hAnsi="맑은 고딕" w:hint="eastAsia"/>
          <w:color w:val="000000" w:themeColor="text1"/>
          <w:sz w:val="24"/>
          <w:lang w:eastAsia="ko-KR"/>
        </w:rPr>
        <w:t xml:space="preserve">상기 </w:t>
      </w:r>
      <w:r w:rsidR="00E54FB6">
        <w:rPr>
          <w:rFonts w:ascii="맑은 고딕" w:eastAsia="맑은 고딕" w:hAnsi="맑은 고딕" w:hint="eastAsia"/>
          <w:color w:val="000000" w:themeColor="text1"/>
          <w:sz w:val="24"/>
          <w:lang w:eastAsia="ko-KR"/>
        </w:rPr>
        <w:t>전완부</w:t>
      </w:r>
      <w:r w:rsidR="001B087E">
        <w:rPr>
          <w:rFonts w:ascii="맑은 고딕" w:eastAsia="맑은 고딕" w:hAnsi="맑은 고딕" w:hint="eastAsia"/>
          <w:color w:val="000000" w:themeColor="text1"/>
          <w:sz w:val="24"/>
          <w:lang w:eastAsia="ko-KR"/>
        </w:rPr>
        <w:t>의 움직임 데이터</w:t>
      </w:r>
      <w:r>
        <w:rPr>
          <w:rFonts w:ascii="맑은 고딕" w:eastAsia="맑은 고딕" w:hAnsi="맑은 고딕" w:hint="eastAsia"/>
          <w:color w:val="000000" w:themeColor="text1"/>
          <w:sz w:val="24"/>
          <w:lang w:eastAsia="ko-KR"/>
        </w:rPr>
        <w:t xml:space="preserve">를 기초로 하여, </w:t>
      </w:r>
      <w:r w:rsidR="00E54FB6">
        <w:rPr>
          <w:rFonts w:ascii="맑은 고딕" w:eastAsia="맑은 고딕" w:hAnsi="맑은 고딕" w:hint="eastAsia"/>
          <w:color w:val="000000" w:themeColor="text1"/>
          <w:sz w:val="24"/>
          <w:lang w:eastAsia="ko-KR"/>
        </w:rPr>
        <w:t>상완부</w:t>
      </w:r>
      <w:r w:rsidR="004E6668">
        <w:rPr>
          <w:rFonts w:ascii="맑은 고딕" w:eastAsia="맑은 고딕" w:hAnsi="맑은 고딕" w:hint="eastAsia"/>
          <w:color w:val="000000" w:themeColor="text1"/>
          <w:sz w:val="24"/>
          <w:lang w:eastAsia="ko-KR"/>
        </w:rPr>
        <w:t xml:space="preserve">의 움직임 데이터를 </w:t>
      </w:r>
      <w:r w:rsidR="00792056">
        <w:rPr>
          <w:rFonts w:ascii="맑은 고딕" w:eastAsia="맑은 고딕" w:hAnsi="맑은 고딕" w:hint="eastAsia"/>
          <w:color w:val="000000" w:themeColor="text1"/>
          <w:sz w:val="24"/>
          <w:lang w:eastAsia="ko-KR"/>
        </w:rPr>
        <w:t>산</w:t>
      </w:r>
      <w:r w:rsidR="004E6668">
        <w:rPr>
          <w:rFonts w:ascii="맑은 고딕" w:eastAsia="맑은 고딕" w:hAnsi="맑은 고딕" w:hint="eastAsia"/>
          <w:color w:val="000000" w:themeColor="text1"/>
          <w:sz w:val="24"/>
          <w:lang w:eastAsia="ko-KR"/>
        </w:rPr>
        <w:t>출하</w:t>
      </w:r>
      <w:r w:rsidR="001B087E">
        <w:rPr>
          <w:rFonts w:ascii="맑은 고딕" w:eastAsia="맑은 고딕" w:hAnsi="맑은 고딕" w:hint="eastAsia"/>
          <w:color w:val="000000" w:themeColor="text1"/>
          <w:sz w:val="24"/>
          <w:lang w:eastAsia="ko-KR"/>
        </w:rPr>
        <w:t xml:space="preserve">고, 상기 </w:t>
      </w:r>
      <w:r w:rsidR="00E54FB6">
        <w:rPr>
          <w:rFonts w:ascii="맑은 고딕" w:eastAsia="맑은 고딕" w:hAnsi="맑은 고딕" w:hint="eastAsia"/>
          <w:color w:val="000000" w:themeColor="text1"/>
          <w:sz w:val="24"/>
          <w:lang w:eastAsia="ko-KR"/>
        </w:rPr>
        <w:t>전완부</w:t>
      </w:r>
      <w:r w:rsidR="001B087E">
        <w:rPr>
          <w:rFonts w:ascii="맑은 고딕" w:eastAsia="맑은 고딕" w:hAnsi="맑은 고딕" w:hint="eastAsia"/>
          <w:color w:val="000000" w:themeColor="text1"/>
          <w:sz w:val="24"/>
          <w:lang w:eastAsia="ko-KR"/>
        </w:rPr>
        <w:t xml:space="preserve">의 움직임 데이터와 </w:t>
      </w:r>
      <w:r w:rsidR="004510FD">
        <w:rPr>
          <w:rFonts w:ascii="맑은 고딕" w:eastAsia="맑은 고딕" w:hAnsi="맑은 고딕" w:hint="eastAsia"/>
          <w:color w:val="000000" w:themeColor="text1"/>
          <w:sz w:val="24"/>
          <w:lang w:eastAsia="ko-KR"/>
        </w:rPr>
        <w:t xml:space="preserve">상기 </w:t>
      </w:r>
      <w:r w:rsidR="00E54FB6">
        <w:rPr>
          <w:rFonts w:ascii="맑은 고딕" w:eastAsia="맑은 고딕" w:hAnsi="맑은 고딕" w:hint="eastAsia"/>
          <w:color w:val="000000" w:themeColor="text1"/>
          <w:sz w:val="24"/>
          <w:lang w:eastAsia="ko-KR"/>
        </w:rPr>
        <w:t>상완부</w:t>
      </w:r>
      <w:r w:rsidR="001B087E">
        <w:rPr>
          <w:rFonts w:ascii="맑은 고딕" w:eastAsia="맑은 고딕" w:hAnsi="맑은 고딕" w:hint="eastAsia"/>
          <w:color w:val="000000" w:themeColor="text1"/>
          <w:sz w:val="24"/>
          <w:lang w:eastAsia="ko-KR"/>
        </w:rPr>
        <w:t>의 움직임 데이터를 기초로 하여,</w:t>
      </w:r>
      <w:r w:rsidR="001B087E">
        <w:rPr>
          <w:rFonts w:ascii="맑은 고딕" w:eastAsia="맑은 고딕" w:hAnsi="맑은 고딕"/>
          <w:color w:val="000000" w:themeColor="text1"/>
          <w:sz w:val="24"/>
          <w:lang w:eastAsia="ko-KR"/>
        </w:rPr>
        <w:t xml:space="preserve"> </w:t>
      </w:r>
      <w:r w:rsidR="006E03DE">
        <w:rPr>
          <w:rFonts w:ascii="맑은 고딕" w:eastAsia="맑은 고딕" w:hAnsi="맑은 고딕" w:hint="eastAsia"/>
          <w:color w:val="000000" w:themeColor="text1"/>
          <w:sz w:val="24"/>
          <w:lang w:eastAsia="ko-KR"/>
        </w:rPr>
        <w:t xml:space="preserve">상기 </w:t>
      </w:r>
      <w:r w:rsidR="001B087E">
        <w:rPr>
          <w:rFonts w:ascii="맑은 고딕" w:eastAsia="맑은 고딕" w:hAnsi="맑은 고딕" w:hint="eastAsia"/>
          <w:color w:val="000000" w:themeColor="text1"/>
          <w:sz w:val="24"/>
          <w:lang w:eastAsia="ko-KR"/>
        </w:rPr>
        <w:t>팔의 움직임 데이터를 산출</w:t>
      </w:r>
      <w:r w:rsidR="006E03DE">
        <w:rPr>
          <w:rFonts w:ascii="맑은 고딕" w:eastAsia="맑은 고딕" w:hAnsi="맑은 고딕" w:hint="eastAsia"/>
          <w:color w:val="000000" w:themeColor="text1"/>
          <w:sz w:val="24"/>
          <w:lang w:eastAsia="ko-KR"/>
        </w:rPr>
        <w:t>하고,</w:t>
      </w:r>
      <w:r w:rsidR="006E03DE">
        <w:rPr>
          <w:rFonts w:ascii="맑은 고딕" w:eastAsia="맑은 고딕" w:hAnsi="맑은 고딕"/>
          <w:color w:val="000000" w:themeColor="text1"/>
          <w:sz w:val="24"/>
          <w:lang w:eastAsia="ko-KR"/>
        </w:rPr>
        <w:t xml:space="preserve"> </w:t>
      </w:r>
      <w:r w:rsidR="00D44D26">
        <w:rPr>
          <w:rFonts w:ascii="맑은 고딕" w:eastAsia="맑은 고딕" w:hAnsi="맑은 고딕" w:hint="eastAsia"/>
          <w:color w:val="000000" w:themeColor="text1"/>
          <w:sz w:val="24"/>
          <w:lang w:eastAsia="ko-KR"/>
        </w:rPr>
        <w:t>상기</w:t>
      </w:r>
      <w:r w:rsidR="006E03DE">
        <w:rPr>
          <w:rFonts w:ascii="맑은 고딕" w:eastAsia="맑은 고딕" w:hAnsi="맑은 고딕" w:hint="eastAsia"/>
          <w:color w:val="000000" w:themeColor="text1"/>
          <w:sz w:val="24"/>
          <w:lang w:eastAsia="ko-KR"/>
        </w:rPr>
        <w:t xml:space="preserve"> 팔의 움직임 데이터를 디스플레이부로 전송</w:t>
      </w:r>
      <w:r w:rsidR="001B087E">
        <w:rPr>
          <w:rFonts w:ascii="맑은 고딕" w:eastAsia="맑은 고딕" w:hAnsi="맑은 고딕" w:hint="eastAsia"/>
          <w:color w:val="000000" w:themeColor="text1"/>
          <w:sz w:val="24"/>
          <w:lang w:eastAsia="ko-KR"/>
        </w:rPr>
        <w:t>하</w:t>
      </w:r>
      <w:r>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w:t>
      </w:r>
      <w:r w:rsidR="006E03DE">
        <w:rPr>
          <w:rFonts w:ascii="맑은 고딕" w:eastAsia="맑은 고딕" w:hAnsi="맑은 고딕" w:hint="eastAsia"/>
          <w:color w:val="000000" w:themeColor="text1"/>
          <w:sz w:val="24"/>
          <w:lang w:eastAsia="ko-KR"/>
        </w:rPr>
        <w:t>를</w:t>
      </w:r>
      <w:r w:rsidR="00B735DE">
        <w:rPr>
          <w:rFonts w:ascii="맑은 고딕" w:eastAsia="맑은 고딕" w:hAnsi="맑은 고딕" w:hint="eastAsia"/>
          <w:color w:val="000000" w:themeColor="text1"/>
          <w:sz w:val="24"/>
          <w:lang w:eastAsia="ko-KR"/>
        </w:rPr>
        <w:t xml:space="preserve"> </w:t>
      </w:r>
      <w:r w:rsidR="001B087E">
        <w:rPr>
          <w:rFonts w:ascii="맑은 고딕" w:eastAsia="맑은 고딕" w:hAnsi="맑은 고딕" w:hint="eastAsia"/>
          <w:color w:val="000000" w:themeColor="text1"/>
          <w:sz w:val="24"/>
          <w:lang w:eastAsia="ko-KR"/>
        </w:rPr>
        <w:t xml:space="preserve">포함하는 것을 특징으로 하는 </w:t>
      </w:r>
      <w:r w:rsidR="00E54FB6">
        <w:rPr>
          <w:rFonts w:ascii="맑은 고딕" w:eastAsia="맑은 고딕" w:hAnsi="맑은 고딕" w:hint="eastAsia"/>
          <w:color w:val="000000" w:themeColor="text1"/>
          <w:sz w:val="24"/>
          <w:lang w:eastAsia="ko-KR"/>
        </w:rPr>
        <w:t xml:space="preserve">동작인식 </w:t>
      </w:r>
      <w:r w:rsidR="006E03DE">
        <w:rPr>
          <w:rFonts w:ascii="맑은 고딕" w:eastAsia="맑은 고딕" w:hAnsi="맑은 고딕" w:hint="eastAsia"/>
          <w:color w:val="000000" w:themeColor="text1"/>
          <w:sz w:val="24"/>
          <w:lang w:eastAsia="ko-KR"/>
        </w:rPr>
        <w:t>시스템</w:t>
      </w:r>
      <w:r w:rsidR="00DC397D">
        <w:rPr>
          <w:rFonts w:ascii="맑은 고딕" w:eastAsia="맑은 고딕" w:hAnsi="맑은 고딕" w:hint="eastAsia"/>
          <w:color w:val="000000" w:themeColor="text1"/>
          <w:sz w:val="24"/>
          <w:lang w:eastAsia="ko-KR"/>
        </w:rPr>
        <w:t>.</w:t>
      </w:r>
    </w:p>
    <w:p w:rsidR="00B735DE" w:rsidRPr="00B735DE" w:rsidRDefault="00B735DE"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792056" w:rsidRPr="00B26483" w:rsidDel="00E132E2" w:rsidRDefault="00792056" w:rsidP="00792056">
      <w:pPr>
        <w:adjustRightInd w:val="0"/>
        <w:spacing w:line="360" w:lineRule="auto"/>
        <w:outlineLvl w:val="1"/>
        <w:rPr>
          <w:del w:id="20" w:author="이 진석" w:date="2018-10-23T10:45:00Z"/>
          <w:rFonts w:ascii="맑은 고딕" w:eastAsia="맑은 고딕" w:hAnsi="맑은 고딕"/>
          <w:color w:val="000000" w:themeColor="text1"/>
          <w:sz w:val="24"/>
          <w:lang w:eastAsia="ko-KR"/>
        </w:rPr>
      </w:pPr>
      <w:del w:id="21" w:author="이 진석" w:date="2018-10-23T10:45:00Z">
        <w:r w:rsidRPr="00B26483" w:rsidDel="00E132E2">
          <w:rPr>
            <w:rFonts w:ascii="맑은 고딕" w:eastAsia="맑은 고딕" w:hAnsi="맑은 고딕"/>
            <w:color w:val="000000" w:themeColor="text1"/>
            <w:sz w:val="24"/>
            <w:lang w:eastAsia="ko-KR"/>
          </w:rPr>
          <w:delText xml:space="preserve">【청구항 </w:delText>
        </w:r>
        <w:r w:rsidR="009F4229" w:rsidDel="00E132E2">
          <w:rPr>
            <w:rFonts w:ascii="맑은 고딕" w:eastAsia="맑은 고딕" w:hAnsi="맑은 고딕"/>
            <w:color w:val="000000" w:themeColor="text1"/>
            <w:sz w:val="24"/>
            <w:lang w:eastAsia="ko-KR"/>
          </w:rPr>
          <w:delText>2</w:delText>
        </w:r>
        <w:r w:rsidRPr="00B26483" w:rsidDel="00E132E2">
          <w:rPr>
            <w:rFonts w:ascii="맑은 고딕" w:eastAsia="맑은 고딕" w:hAnsi="맑은 고딕"/>
            <w:color w:val="000000" w:themeColor="text1"/>
            <w:sz w:val="24"/>
            <w:lang w:eastAsia="ko-KR"/>
          </w:rPr>
          <w:delText>】</w:delText>
        </w:r>
        <w:r w:rsidRPr="00792056" w:rsidDel="00E132E2">
          <w:rPr>
            <w:rFonts w:ascii="맑은 고딕" w:eastAsia="맑은 고딕" w:hAnsi="맑은 고딕"/>
            <w:color w:val="000000" w:themeColor="text1"/>
            <w:sz w:val="24"/>
            <w:lang w:eastAsia="ko-KR"/>
          </w:rPr>
          <w:delText xml:space="preserve"> </w:delText>
        </w:r>
      </w:del>
    </w:p>
    <w:p w:rsidR="00B735DE" w:rsidDel="00E132E2" w:rsidRDefault="00792056" w:rsidP="00792056">
      <w:pPr>
        <w:adjustRightInd w:val="0"/>
        <w:spacing w:line="360" w:lineRule="auto"/>
        <w:ind w:firstLineChars="330" w:firstLine="792"/>
        <w:outlineLvl w:val="1"/>
        <w:rPr>
          <w:del w:id="22" w:author="이 진석" w:date="2018-10-23T10:45:00Z"/>
          <w:rFonts w:ascii="맑은 고딕" w:eastAsia="맑은 고딕" w:hAnsi="맑은 고딕"/>
          <w:color w:val="000000" w:themeColor="text1"/>
          <w:sz w:val="24"/>
          <w:lang w:eastAsia="ko-KR"/>
        </w:rPr>
      </w:pPr>
      <w:del w:id="23" w:author="이 진석" w:date="2018-10-23T10:45:00Z">
        <w:r w:rsidDel="00E132E2">
          <w:rPr>
            <w:rFonts w:ascii="맑은 고딕" w:eastAsia="맑은 고딕" w:hAnsi="맑은 고딕" w:hint="eastAsia"/>
            <w:color w:val="000000" w:themeColor="text1"/>
            <w:sz w:val="24"/>
            <w:lang w:eastAsia="ko-KR"/>
          </w:rPr>
          <w:delText>제1항에 있어서,</w:delText>
        </w:r>
      </w:del>
    </w:p>
    <w:p w:rsidR="00792056" w:rsidDel="00E132E2" w:rsidRDefault="00792056" w:rsidP="00792056">
      <w:pPr>
        <w:adjustRightInd w:val="0"/>
        <w:spacing w:line="360" w:lineRule="auto"/>
        <w:ind w:firstLineChars="330" w:firstLine="792"/>
        <w:outlineLvl w:val="1"/>
        <w:rPr>
          <w:del w:id="24" w:author="이 진석" w:date="2018-10-23T10:45:00Z"/>
          <w:rFonts w:ascii="맑은 고딕" w:eastAsia="맑은 고딕" w:hAnsi="맑은 고딕"/>
          <w:color w:val="000000" w:themeColor="text1"/>
          <w:sz w:val="24"/>
          <w:lang w:eastAsia="ko-KR"/>
        </w:rPr>
      </w:pPr>
      <w:del w:id="25" w:author="이 진석" w:date="2018-10-23T10:45:00Z">
        <w:r w:rsidDel="00E132E2">
          <w:rPr>
            <w:rFonts w:ascii="맑은 고딕" w:eastAsia="맑은 고딕" w:hAnsi="맑은 고딕" w:hint="eastAsia"/>
            <w:color w:val="000000" w:themeColor="text1"/>
            <w:sz w:val="24"/>
            <w:lang w:eastAsia="ko-KR"/>
          </w:rPr>
          <w:delText>상기 제어부는</w:delText>
        </w:r>
        <w:r w:rsidR="00B735DE" w:rsidDel="00E132E2">
          <w:rPr>
            <w:rFonts w:ascii="맑은 고딕" w:eastAsia="맑은 고딕" w:hAnsi="맑은 고딕" w:hint="eastAsia"/>
            <w:color w:val="000000" w:themeColor="text1"/>
            <w:sz w:val="24"/>
            <w:lang w:eastAsia="ko-KR"/>
          </w:rPr>
          <w:delText>,</w:delText>
        </w:r>
      </w:del>
    </w:p>
    <w:p w:rsidR="00792056" w:rsidDel="00E132E2" w:rsidRDefault="00792056" w:rsidP="00792056">
      <w:pPr>
        <w:adjustRightInd w:val="0"/>
        <w:spacing w:line="360" w:lineRule="auto"/>
        <w:ind w:firstLineChars="330" w:firstLine="792"/>
        <w:outlineLvl w:val="1"/>
        <w:rPr>
          <w:del w:id="26" w:author="이 진석" w:date="2018-10-23T10:45:00Z"/>
          <w:rFonts w:ascii="맑은 고딕" w:eastAsia="맑은 고딕" w:hAnsi="맑은 고딕"/>
          <w:color w:val="000000" w:themeColor="text1"/>
          <w:sz w:val="24"/>
          <w:lang w:eastAsia="ko-KR"/>
        </w:rPr>
      </w:pPr>
      <w:del w:id="27" w:author="이 진석" w:date="2018-10-23T10:45:00Z">
        <w:r w:rsidDel="00E132E2">
          <w:rPr>
            <w:rFonts w:ascii="맑은 고딕" w:eastAsia="맑은 고딕" w:hAnsi="맑은 고딕" w:hint="eastAsia"/>
            <w:color w:val="000000" w:themeColor="text1"/>
            <w:sz w:val="24"/>
            <w:lang w:eastAsia="ko-KR"/>
          </w:rPr>
          <w:delText>상기 거리 데이터를 기초로 하여</w:delText>
        </w:r>
        <w:r w:rsidDel="00E132E2">
          <w:rPr>
            <w:rFonts w:ascii="맑은 고딕" w:eastAsia="맑은 고딕" w:hAnsi="맑은 고딕"/>
            <w:color w:val="000000" w:themeColor="text1"/>
            <w:sz w:val="24"/>
            <w:lang w:eastAsia="ko-KR"/>
          </w:rPr>
          <w:delText xml:space="preserve"> </w:delText>
        </w:r>
        <w:r w:rsidDel="00E132E2">
          <w:rPr>
            <w:rFonts w:ascii="맑은 고딕" w:eastAsia="맑은 고딕" w:hAnsi="맑은 고딕" w:hint="eastAsia"/>
            <w:color w:val="000000" w:themeColor="text1"/>
            <w:sz w:val="24"/>
            <w:lang w:eastAsia="ko-KR"/>
          </w:rPr>
          <w:delText xml:space="preserve">팔꿈치의 접힘 각도를 산출한 후, 상기 팔꿈치의 접힘 각도와 상기 전완부의 움직임 데이터를 기초로 하여 </w:delText>
        </w:r>
        <w:r w:rsidR="004510FD" w:rsidDel="00E132E2">
          <w:rPr>
            <w:rFonts w:ascii="맑은 고딕" w:eastAsia="맑은 고딕" w:hAnsi="맑은 고딕" w:hint="eastAsia"/>
            <w:color w:val="000000" w:themeColor="text1"/>
            <w:sz w:val="24"/>
            <w:lang w:eastAsia="ko-KR"/>
          </w:rPr>
          <w:delText xml:space="preserve">상기 </w:delText>
        </w:r>
        <w:r w:rsidDel="00E132E2">
          <w:rPr>
            <w:rFonts w:ascii="맑은 고딕" w:eastAsia="맑은 고딕" w:hAnsi="맑은 고딕" w:hint="eastAsia"/>
            <w:color w:val="000000" w:themeColor="text1"/>
            <w:sz w:val="24"/>
            <w:lang w:eastAsia="ko-KR"/>
          </w:rPr>
          <w:delText xml:space="preserve">상완부의 움직임 데이터를 산출하는 것을 특징으로 하는 동작인식 </w:delText>
        </w:r>
        <w:r w:rsidR="006E03DE" w:rsidDel="00E132E2">
          <w:rPr>
            <w:rFonts w:ascii="맑은 고딕" w:eastAsia="맑은 고딕" w:hAnsi="맑은 고딕" w:hint="eastAsia"/>
            <w:color w:val="000000" w:themeColor="text1"/>
            <w:sz w:val="24"/>
            <w:lang w:eastAsia="ko-KR"/>
          </w:rPr>
          <w:delText>시스템</w:delText>
        </w:r>
        <w:r w:rsidR="00DC397D" w:rsidDel="00E132E2">
          <w:rPr>
            <w:rFonts w:ascii="맑은 고딕" w:eastAsia="맑은 고딕" w:hAnsi="맑은 고딕" w:hint="eastAsia"/>
            <w:color w:val="000000" w:themeColor="text1"/>
            <w:sz w:val="24"/>
            <w:lang w:eastAsia="ko-KR"/>
          </w:rPr>
          <w:delText>.</w:delText>
        </w:r>
      </w:del>
    </w:p>
    <w:p w:rsidR="00B735DE" w:rsidDel="00E132E2" w:rsidRDefault="00B735DE" w:rsidP="00792056">
      <w:pPr>
        <w:adjustRightInd w:val="0"/>
        <w:spacing w:line="360" w:lineRule="auto"/>
        <w:ind w:firstLineChars="330" w:firstLine="792"/>
        <w:outlineLvl w:val="1"/>
        <w:rPr>
          <w:del w:id="28" w:author="이 진석" w:date="2018-10-23T10:47:00Z"/>
          <w:rFonts w:ascii="맑은 고딕" w:eastAsia="맑은 고딕" w:hAnsi="맑은 고딕"/>
          <w:color w:val="000000" w:themeColor="text1"/>
          <w:sz w:val="24"/>
          <w:lang w:eastAsia="ko-KR"/>
        </w:rPr>
      </w:pPr>
    </w:p>
    <w:p w:rsidR="004510FD" w:rsidRPr="00B26483" w:rsidDel="00E132E2" w:rsidRDefault="004510FD" w:rsidP="004510FD">
      <w:pPr>
        <w:adjustRightInd w:val="0"/>
        <w:spacing w:line="360" w:lineRule="auto"/>
        <w:outlineLvl w:val="1"/>
        <w:rPr>
          <w:del w:id="29" w:author="이 진석" w:date="2018-10-23T10:47:00Z"/>
          <w:rFonts w:ascii="맑은 고딕" w:eastAsia="맑은 고딕" w:hAnsi="맑은 고딕"/>
          <w:color w:val="000000" w:themeColor="text1"/>
          <w:sz w:val="24"/>
          <w:lang w:eastAsia="ko-KR"/>
        </w:rPr>
      </w:pPr>
      <w:del w:id="30" w:author="이 진석" w:date="2018-10-23T10:47:00Z">
        <w:r w:rsidRPr="00B26483" w:rsidDel="00E132E2">
          <w:rPr>
            <w:rFonts w:ascii="맑은 고딕" w:eastAsia="맑은 고딕" w:hAnsi="맑은 고딕"/>
            <w:color w:val="000000" w:themeColor="text1"/>
            <w:sz w:val="24"/>
            <w:lang w:eastAsia="ko-KR"/>
          </w:rPr>
          <w:delText xml:space="preserve">【청구항 </w:delText>
        </w:r>
        <w:r w:rsidR="009F4229" w:rsidDel="00E132E2">
          <w:rPr>
            <w:rFonts w:ascii="맑은 고딕" w:eastAsia="맑은 고딕" w:hAnsi="맑은 고딕"/>
            <w:color w:val="000000" w:themeColor="text1"/>
            <w:sz w:val="24"/>
            <w:lang w:eastAsia="ko-KR"/>
          </w:rPr>
          <w:delText>3</w:delText>
        </w:r>
        <w:r w:rsidRPr="00B26483" w:rsidDel="00E132E2">
          <w:rPr>
            <w:rFonts w:ascii="맑은 고딕" w:eastAsia="맑은 고딕" w:hAnsi="맑은 고딕"/>
            <w:color w:val="000000" w:themeColor="text1"/>
            <w:sz w:val="24"/>
            <w:lang w:eastAsia="ko-KR"/>
          </w:rPr>
          <w:delText>】</w:delText>
        </w:r>
        <w:r w:rsidRPr="00792056" w:rsidDel="00E132E2">
          <w:rPr>
            <w:rFonts w:ascii="맑은 고딕" w:eastAsia="맑은 고딕" w:hAnsi="맑은 고딕"/>
            <w:color w:val="000000" w:themeColor="text1"/>
            <w:sz w:val="24"/>
            <w:lang w:eastAsia="ko-KR"/>
          </w:rPr>
          <w:delText xml:space="preserve"> </w:delText>
        </w:r>
      </w:del>
    </w:p>
    <w:p w:rsidR="00B735DE" w:rsidDel="00E132E2" w:rsidRDefault="004510FD" w:rsidP="004510FD">
      <w:pPr>
        <w:adjustRightInd w:val="0"/>
        <w:spacing w:line="360" w:lineRule="auto"/>
        <w:ind w:firstLineChars="330" w:firstLine="792"/>
        <w:outlineLvl w:val="1"/>
        <w:rPr>
          <w:del w:id="31" w:author="이 진석" w:date="2018-10-23T10:47:00Z"/>
          <w:rFonts w:ascii="맑은 고딕" w:eastAsia="맑은 고딕" w:hAnsi="맑은 고딕"/>
          <w:color w:val="000000" w:themeColor="text1"/>
          <w:sz w:val="24"/>
          <w:lang w:eastAsia="ko-KR"/>
        </w:rPr>
      </w:pPr>
      <w:del w:id="32" w:author="이 진석" w:date="2018-10-23T10:47:00Z">
        <w:r w:rsidDel="00E132E2">
          <w:rPr>
            <w:rFonts w:ascii="맑은 고딕" w:eastAsia="맑은 고딕" w:hAnsi="맑은 고딕" w:hint="eastAsia"/>
            <w:color w:val="000000" w:themeColor="text1"/>
            <w:sz w:val="24"/>
            <w:lang w:eastAsia="ko-KR"/>
          </w:rPr>
          <w:delText>제</w:delText>
        </w:r>
        <w:r w:rsidR="009F4229" w:rsidDel="00E132E2">
          <w:rPr>
            <w:rFonts w:ascii="맑은 고딕" w:eastAsia="맑은 고딕" w:hAnsi="맑은 고딕"/>
            <w:color w:val="000000" w:themeColor="text1"/>
            <w:sz w:val="24"/>
            <w:lang w:eastAsia="ko-KR"/>
          </w:rPr>
          <w:delText>2</w:delText>
        </w:r>
        <w:r w:rsidRPr="004510FD" w:rsidDel="00E132E2">
          <w:rPr>
            <w:rFonts w:ascii="맑은 고딕" w:eastAsia="맑은 고딕" w:hAnsi="맑은 고딕" w:hint="eastAsia"/>
            <w:color w:val="000000" w:themeColor="text1"/>
            <w:sz w:val="24"/>
            <w:lang w:eastAsia="ko-KR"/>
          </w:rPr>
          <w:delText xml:space="preserve"> </w:delText>
        </w:r>
        <w:r w:rsidDel="00E132E2">
          <w:rPr>
            <w:rFonts w:ascii="맑은 고딕" w:eastAsia="맑은 고딕" w:hAnsi="맑은 고딕" w:hint="eastAsia"/>
            <w:color w:val="000000" w:themeColor="text1"/>
            <w:sz w:val="24"/>
            <w:lang w:eastAsia="ko-KR"/>
          </w:rPr>
          <w:delText>항에 있어서,</w:delText>
        </w:r>
      </w:del>
    </w:p>
    <w:p w:rsidR="004510FD" w:rsidDel="00E132E2" w:rsidRDefault="004510FD" w:rsidP="004510FD">
      <w:pPr>
        <w:adjustRightInd w:val="0"/>
        <w:spacing w:line="360" w:lineRule="auto"/>
        <w:ind w:firstLineChars="330" w:firstLine="792"/>
        <w:outlineLvl w:val="1"/>
        <w:rPr>
          <w:del w:id="33" w:author="이 진석" w:date="2018-10-23T10:47:00Z"/>
          <w:rFonts w:ascii="맑은 고딕" w:eastAsia="맑은 고딕" w:hAnsi="맑은 고딕"/>
          <w:color w:val="000000" w:themeColor="text1"/>
          <w:sz w:val="24"/>
          <w:lang w:eastAsia="ko-KR"/>
        </w:rPr>
      </w:pPr>
      <w:del w:id="34" w:author="이 진석" w:date="2018-10-23T10:47:00Z">
        <w:r w:rsidDel="00E132E2">
          <w:rPr>
            <w:rFonts w:ascii="맑은 고딕" w:eastAsia="맑은 고딕" w:hAnsi="맑은 고딕" w:hint="eastAsia"/>
            <w:color w:val="000000" w:themeColor="text1"/>
            <w:sz w:val="24"/>
            <w:lang w:eastAsia="ko-KR"/>
          </w:rPr>
          <w:delText>상기 제어부는</w:delText>
        </w:r>
        <w:r w:rsidR="00B735DE" w:rsidDel="00E132E2">
          <w:rPr>
            <w:rFonts w:ascii="맑은 고딕" w:eastAsia="맑은 고딕" w:hAnsi="맑은 고딕" w:hint="eastAsia"/>
            <w:color w:val="000000" w:themeColor="text1"/>
            <w:sz w:val="24"/>
            <w:lang w:eastAsia="ko-KR"/>
          </w:rPr>
          <w:delText>,</w:delText>
        </w:r>
      </w:del>
    </w:p>
    <w:p w:rsidR="00DC397D" w:rsidDel="00E132E2" w:rsidRDefault="004510FD" w:rsidP="00DC397D">
      <w:pPr>
        <w:adjustRightInd w:val="0"/>
        <w:spacing w:line="360" w:lineRule="auto"/>
        <w:ind w:firstLineChars="330" w:firstLine="792"/>
        <w:outlineLvl w:val="1"/>
        <w:rPr>
          <w:del w:id="35" w:author="이 진석" w:date="2018-10-23T10:47:00Z"/>
          <w:rFonts w:ascii="맑은 고딕" w:eastAsia="맑은 고딕" w:hAnsi="맑은 고딕"/>
          <w:color w:val="000000" w:themeColor="text1"/>
          <w:sz w:val="24"/>
          <w:lang w:eastAsia="ko-KR"/>
        </w:rPr>
      </w:pPr>
      <w:del w:id="36" w:author="이 진석" w:date="2018-10-23T10:47:00Z">
        <w:r w:rsidDel="00E132E2">
          <w:rPr>
            <w:rFonts w:ascii="맑은 고딕" w:eastAsia="맑은 고딕" w:hAnsi="맑은 고딕" w:hint="eastAsia"/>
            <w:color w:val="000000" w:themeColor="text1"/>
            <w:sz w:val="24"/>
            <w:lang w:eastAsia="ko-KR"/>
          </w:rPr>
          <w:delText xml:space="preserve">상기 </w:delText>
        </w:r>
        <w:r w:rsidR="00CC47E3" w:rsidDel="00E132E2">
          <w:rPr>
            <w:rFonts w:ascii="맑은 고딕" w:eastAsia="맑은 고딕" w:hAnsi="맑은 고딕" w:hint="eastAsia"/>
            <w:color w:val="000000" w:themeColor="text1"/>
            <w:sz w:val="24"/>
            <w:lang w:eastAsia="ko-KR"/>
          </w:rPr>
          <w:delText>거리 데이터</w:delText>
        </w:r>
        <w:r w:rsidDel="00E132E2">
          <w:rPr>
            <w:rFonts w:ascii="맑은 고딕" w:eastAsia="맑은 고딕" w:hAnsi="맑은 고딕" w:hint="eastAsia"/>
            <w:color w:val="000000" w:themeColor="text1"/>
            <w:sz w:val="24"/>
            <w:lang w:eastAsia="ko-KR"/>
          </w:rPr>
          <w:delText xml:space="preserve">, </w:delText>
        </w:r>
        <w:r w:rsidDel="00E132E2">
          <w:rPr>
            <w:rFonts w:ascii="맑은 고딕" w:eastAsia="맑은 고딕" w:hAnsi="맑은 고딕" w:hint="eastAsia"/>
            <w:iCs/>
            <w:color w:val="000000" w:themeColor="text1"/>
            <w:sz w:val="24"/>
            <w:lang w:eastAsia="ko-KR"/>
          </w:rPr>
          <w:delText>거리측정 센서</w:delText>
        </w:r>
        <w:r w:rsidRPr="008402D1" w:rsidDel="00E132E2">
          <w:rPr>
            <w:rFonts w:ascii="맑은 고딕" w:eastAsia="맑은 고딕" w:hAnsi="맑은 고딕" w:hint="eastAsia"/>
            <w:iCs/>
            <w:color w:val="000000" w:themeColor="text1"/>
            <w:sz w:val="24"/>
            <w:lang w:eastAsia="ko-KR"/>
          </w:rPr>
          <w:delText>와 팔꿈치 사이의 거리</w:delText>
        </w:r>
        <w:r w:rsidDel="00E132E2">
          <w:rPr>
            <w:rFonts w:ascii="맑은 고딕" w:eastAsia="맑은 고딕" w:hAnsi="맑은 고딕" w:hint="eastAsia"/>
            <w:iCs/>
            <w:color w:val="000000" w:themeColor="text1"/>
            <w:sz w:val="24"/>
            <w:lang w:eastAsia="ko-KR"/>
          </w:rPr>
          <w:delText xml:space="preserve"> 및 </w:delText>
        </w:r>
        <w:r w:rsidRPr="004B65AD" w:rsidDel="00E132E2">
          <w:rPr>
            <w:rFonts w:ascii="맑은 고딕" w:eastAsia="맑은 고딕" w:hAnsi="맑은 고딕" w:hint="eastAsia"/>
            <w:iCs/>
            <w:color w:val="000000" w:themeColor="text1"/>
            <w:sz w:val="24"/>
            <w:lang w:eastAsia="ko-KR"/>
          </w:rPr>
          <w:delText xml:space="preserve">팔꿈치 중심으로부터 </w:delText>
        </w:r>
        <w:r w:rsidDel="00E132E2">
          <w:rPr>
            <w:rFonts w:ascii="맑은 고딕" w:eastAsia="맑은 고딕" w:hAnsi="맑은 고딕" w:hint="eastAsia"/>
            <w:iCs/>
            <w:color w:val="000000" w:themeColor="text1"/>
            <w:sz w:val="24"/>
            <w:lang w:eastAsia="ko-KR"/>
          </w:rPr>
          <w:delText>거리측정 센서</w:delText>
        </w:r>
        <w:r w:rsidRPr="004B65AD" w:rsidDel="00E132E2">
          <w:rPr>
            <w:rFonts w:ascii="맑은 고딕" w:eastAsia="맑은 고딕" w:hAnsi="맑은 고딕" w:hint="eastAsia"/>
            <w:iCs/>
            <w:color w:val="000000" w:themeColor="text1"/>
            <w:sz w:val="24"/>
            <w:lang w:eastAsia="ko-KR"/>
          </w:rPr>
          <w:delText>까지의 높이</w:delText>
        </w:r>
        <w:r w:rsidDel="00E132E2">
          <w:rPr>
            <w:rFonts w:ascii="맑은 고딕" w:eastAsia="맑은 고딕" w:hAnsi="맑은 고딕" w:hint="eastAsia"/>
            <w:iCs/>
            <w:color w:val="000000" w:themeColor="text1"/>
            <w:sz w:val="24"/>
            <w:lang w:eastAsia="ko-KR"/>
          </w:rPr>
          <w:delText>를 기초로 하여,</w:delText>
        </w:r>
        <w:r w:rsidDel="00E132E2">
          <w:rPr>
            <w:rFonts w:ascii="맑은 고딕" w:eastAsia="맑은 고딕" w:hAnsi="맑은 고딕"/>
            <w:iCs/>
            <w:color w:val="000000" w:themeColor="text1"/>
            <w:sz w:val="24"/>
            <w:lang w:eastAsia="ko-KR"/>
          </w:rPr>
          <w:delText xml:space="preserve"> </w:delText>
        </w:r>
      </w:del>
      <w:del w:id="37" w:author="이 진석" w:date="2018-10-23T09:28:00Z">
        <w:r w:rsidR="006E03DE" w:rsidDel="00E23DB1">
          <w:rPr>
            <w:rFonts w:ascii="맑은 고딕" w:eastAsia="맑은 고딕" w:hAnsi="맑은 고딕"/>
            <w:iCs/>
            <w:color w:val="000000" w:themeColor="text1"/>
            <w:sz w:val="24"/>
            <w:lang w:eastAsia="ko-KR"/>
          </w:rPr>
          <w:delText>t</w:delText>
        </w:r>
        <w:r w:rsidDel="00E23DB1">
          <w:rPr>
            <w:rFonts w:ascii="맑은 고딕" w:eastAsia="맑은 고딕" w:hAnsi="맑은 고딕" w:hint="eastAsia"/>
            <w:iCs/>
            <w:color w:val="000000" w:themeColor="text1"/>
            <w:sz w:val="24"/>
            <w:lang w:eastAsia="ko-KR"/>
          </w:rPr>
          <w:delText xml:space="preserve">an 함수를 통해 </w:delText>
        </w:r>
      </w:del>
      <w:del w:id="38" w:author="이 진석" w:date="2018-10-23T10:47:00Z">
        <w:r w:rsidDel="00E132E2">
          <w:rPr>
            <w:rFonts w:ascii="맑은 고딕" w:eastAsia="맑은 고딕" w:hAnsi="맑은 고딕" w:hint="eastAsia"/>
            <w:iCs/>
            <w:color w:val="000000" w:themeColor="text1"/>
            <w:sz w:val="24"/>
            <w:lang w:eastAsia="ko-KR"/>
          </w:rPr>
          <w:delText xml:space="preserve">상기 </w:delText>
        </w:r>
        <w:r w:rsidDel="00E132E2">
          <w:rPr>
            <w:rFonts w:ascii="맑은 고딕" w:eastAsia="맑은 고딕" w:hAnsi="맑은 고딕" w:hint="eastAsia"/>
            <w:color w:val="000000" w:themeColor="text1"/>
            <w:sz w:val="24"/>
            <w:lang w:eastAsia="ko-KR"/>
          </w:rPr>
          <w:delText xml:space="preserve">팔꿈치의 접힘 각도를 산출하는 것을 특징으로 하는 동작인식 </w:delText>
        </w:r>
        <w:r w:rsidR="006E03DE" w:rsidDel="00E132E2">
          <w:rPr>
            <w:rFonts w:ascii="맑은 고딕" w:eastAsia="맑은 고딕" w:hAnsi="맑은 고딕" w:hint="eastAsia"/>
            <w:color w:val="000000" w:themeColor="text1"/>
            <w:sz w:val="24"/>
            <w:lang w:eastAsia="ko-KR"/>
          </w:rPr>
          <w:delText>시스템</w:delText>
        </w:r>
        <w:r w:rsidR="00DC397D" w:rsidDel="00E132E2">
          <w:rPr>
            <w:rFonts w:ascii="맑은 고딕" w:eastAsia="맑은 고딕" w:hAnsi="맑은 고딕" w:hint="eastAsia"/>
            <w:color w:val="000000" w:themeColor="text1"/>
            <w:sz w:val="24"/>
            <w:lang w:eastAsia="ko-KR"/>
          </w:rPr>
          <w:delText>.</w:delText>
        </w:r>
      </w:del>
    </w:p>
    <w:p w:rsidR="00B735DE" w:rsidRPr="00637703" w:rsidRDefault="00B735DE"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9F4229" w:rsidRPr="00B26483" w:rsidRDefault="00DC397D" w:rsidP="006A1B3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del w:id="39" w:author="이 진석" w:date="2018-10-23T10:46:00Z">
        <w:r w:rsidR="009F4229" w:rsidDel="00E132E2">
          <w:rPr>
            <w:rFonts w:ascii="맑은 고딕" w:eastAsia="맑은 고딕" w:hAnsi="맑은 고딕"/>
            <w:color w:val="000000" w:themeColor="text1"/>
            <w:sz w:val="24"/>
            <w:lang w:eastAsia="ko-KR"/>
          </w:rPr>
          <w:delText>4</w:delText>
        </w:r>
      </w:del>
      <w:ins w:id="40" w:author="이 진석" w:date="2018-10-23T10:46:00Z">
        <w:r w:rsidR="00E132E2">
          <w:rPr>
            <w:rFonts w:ascii="맑은 고딕" w:eastAsia="맑은 고딕" w:hAnsi="맑은 고딕"/>
            <w:color w:val="000000" w:themeColor="text1"/>
            <w:sz w:val="24"/>
            <w:lang w:eastAsia="ko-KR"/>
          </w:rPr>
          <w:t>2</w:t>
        </w:r>
      </w:ins>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제1항에 있어서,</w:t>
      </w:r>
    </w:p>
    <w:p w:rsidR="009F4229"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제1디바이스는</w:t>
      </w:r>
      <w:r w:rsidR="00B735DE">
        <w:rPr>
          <w:rFonts w:ascii="맑은 고딕" w:eastAsia="맑은 고딕" w:hAnsi="맑은 고딕" w:hint="eastAsia"/>
          <w:color w:val="000000" w:themeColor="text1"/>
          <w:sz w:val="24"/>
          <w:lang w:eastAsia="ko-KR"/>
        </w:rPr>
        <w:t>,</w:t>
      </w:r>
    </w:p>
    <w:p w:rsidR="009F4229"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사용자의 전완부의 움직임을 감지하는 자이로 센서; 및</w:t>
      </w:r>
    </w:p>
    <w:p w:rsidR="009F4229"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거리 측정을 위한 거리측정 센서를 포함하</w:t>
      </w:r>
      <w:r w:rsidR="00A5390D">
        <w:rPr>
          <w:rFonts w:ascii="맑은 고딕" w:eastAsia="맑은 고딕" w:hAnsi="맑은 고딕" w:hint="eastAsia"/>
          <w:color w:val="000000" w:themeColor="text1"/>
          <w:sz w:val="24"/>
          <w:lang w:eastAsia="ko-KR"/>
        </w:rPr>
        <w:t>되</w:t>
      </w:r>
      <w:r>
        <w:rPr>
          <w:rFonts w:ascii="맑은 고딕" w:eastAsia="맑은 고딕" w:hAnsi="맑은 고딕" w:hint="eastAsia"/>
          <w:color w:val="000000" w:themeColor="text1"/>
          <w:sz w:val="24"/>
          <w:lang w:eastAsia="ko-KR"/>
        </w:rPr>
        <w:t>,</w:t>
      </w:r>
    </w:p>
    <w:p w:rsidR="00A5390D"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거리측정 센서는</w:t>
      </w:r>
      <w:r w:rsidR="00A5390D">
        <w:rPr>
          <w:rFonts w:ascii="맑은 고딕" w:eastAsia="맑은 고딕" w:hAnsi="맑은 고딕"/>
          <w:color w:val="000000" w:themeColor="text1"/>
          <w:sz w:val="24"/>
          <w:lang w:eastAsia="ko-KR"/>
        </w:rPr>
        <w:t>,</w:t>
      </w:r>
    </w:p>
    <w:p w:rsidR="009F4229" w:rsidRDefault="009F4229"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거리측정 센서로부터 상완부까지의 거리를 측정하는 것을 특징으로 하는 동작인식 시스템.</w:t>
      </w:r>
    </w:p>
    <w:p w:rsidR="00B735DE" w:rsidRDefault="00B735DE" w:rsidP="009F4229">
      <w:pPr>
        <w:adjustRightInd w:val="0"/>
        <w:spacing w:line="360" w:lineRule="auto"/>
        <w:ind w:firstLineChars="330" w:firstLine="792"/>
        <w:outlineLvl w:val="1"/>
        <w:rPr>
          <w:ins w:id="41" w:author="이 진석" w:date="2018-10-23T10:51:00Z"/>
          <w:rFonts w:ascii="맑은 고딕" w:eastAsia="맑은 고딕" w:hAnsi="맑은 고딕"/>
          <w:color w:val="000000" w:themeColor="text1"/>
          <w:sz w:val="24"/>
          <w:lang w:eastAsia="ko-KR"/>
        </w:rPr>
      </w:pPr>
    </w:p>
    <w:p w:rsidR="00E132E2" w:rsidRPr="00B26483" w:rsidRDefault="00E132E2" w:rsidP="00E132E2">
      <w:pPr>
        <w:adjustRightInd w:val="0"/>
        <w:spacing w:line="360" w:lineRule="auto"/>
        <w:outlineLvl w:val="1"/>
        <w:rPr>
          <w:ins w:id="42" w:author="이 진석" w:date="2018-10-23T10:51:00Z"/>
          <w:rFonts w:ascii="맑은 고딕" w:eastAsia="맑은 고딕" w:hAnsi="맑은 고딕"/>
          <w:color w:val="000000" w:themeColor="text1"/>
          <w:sz w:val="24"/>
          <w:lang w:eastAsia="ko-KR"/>
        </w:rPr>
      </w:pPr>
      <w:ins w:id="43" w:author="이 진석" w:date="2018-10-23T10:51:00Z">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3</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ins>
    </w:p>
    <w:p w:rsidR="00E132E2" w:rsidRDefault="00E132E2" w:rsidP="00E132E2">
      <w:pPr>
        <w:adjustRightInd w:val="0"/>
        <w:spacing w:line="360" w:lineRule="auto"/>
        <w:ind w:firstLineChars="330" w:firstLine="792"/>
        <w:outlineLvl w:val="1"/>
        <w:rPr>
          <w:ins w:id="44" w:author="이 진석" w:date="2018-10-23T10:51:00Z"/>
          <w:rFonts w:ascii="맑은 고딕" w:eastAsia="맑은 고딕" w:hAnsi="맑은 고딕"/>
          <w:color w:val="000000" w:themeColor="text1"/>
          <w:sz w:val="24"/>
          <w:lang w:eastAsia="ko-KR"/>
        </w:rPr>
      </w:pPr>
      <w:ins w:id="45" w:author="이 진석" w:date="2018-10-23T10:51:00Z">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ins>
    </w:p>
    <w:p w:rsidR="00E132E2" w:rsidRDefault="00E132E2" w:rsidP="00E132E2">
      <w:pPr>
        <w:adjustRightInd w:val="0"/>
        <w:spacing w:line="360" w:lineRule="auto"/>
        <w:ind w:firstLineChars="330" w:firstLine="792"/>
        <w:outlineLvl w:val="1"/>
        <w:rPr>
          <w:ins w:id="46" w:author="이 진석" w:date="2018-10-23T10:51:00Z"/>
          <w:rFonts w:ascii="맑은 고딕" w:eastAsia="맑은 고딕" w:hAnsi="맑은 고딕"/>
          <w:color w:val="000000" w:themeColor="text1"/>
          <w:sz w:val="24"/>
          <w:lang w:eastAsia="ko-KR"/>
        </w:rPr>
      </w:pPr>
      <w:ins w:id="47" w:author="이 진석" w:date="2018-10-23T10:51:00Z">
        <w:r>
          <w:rPr>
            <w:rFonts w:ascii="맑은 고딕" w:eastAsia="맑은 고딕" w:hAnsi="맑은 고딕" w:hint="eastAsia"/>
            <w:color w:val="000000" w:themeColor="text1"/>
            <w:sz w:val="24"/>
            <w:lang w:eastAsia="ko-KR"/>
          </w:rPr>
          <w:t>상기 제어부는,</w:t>
        </w:r>
      </w:ins>
    </w:p>
    <w:p w:rsidR="00E132E2" w:rsidRDefault="00E132E2" w:rsidP="00E132E2">
      <w:pPr>
        <w:adjustRightInd w:val="0"/>
        <w:spacing w:line="360" w:lineRule="auto"/>
        <w:ind w:firstLineChars="330" w:firstLine="792"/>
        <w:outlineLvl w:val="1"/>
        <w:rPr>
          <w:ins w:id="48" w:author="이 진석" w:date="2018-10-23T10:51:00Z"/>
          <w:rFonts w:ascii="맑은 고딕" w:eastAsia="맑은 고딕" w:hAnsi="맑은 고딕"/>
          <w:color w:val="000000" w:themeColor="text1"/>
          <w:sz w:val="24"/>
          <w:lang w:eastAsia="ko-KR"/>
        </w:rPr>
      </w:pPr>
      <w:ins w:id="49" w:author="이 진석" w:date="2018-10-23T10:51:00Z">
        <w:r>
          <w:rPr>
            <w:rFonts w:ascii="맑은 고딕" w:eastAsia="맑은 고딕" w:hAnsi="맑은 고딕" w:hint="eastAsia"/>
            <w:color w:val="000000" w:themeColor="text1"/>
            <w:sz w:val="24"/>
            <w:lang w:eastAsia="ko-KR"/>
          </w:rPr>
          <w:t>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팔꿈치의 접힘 각도를 산출한 후, 상기 팔꿈치의 접힘 각도와 상기 전완부의 움직임 데이터를 기초로 하여 상기 상완부의 움직임 데이터를 산출하는 것을 특징으로 하는 동작인식 시스템.</w:t>
        </w:r>
      </w:ins>
    </w:p>
    <w:p w:rsidR="00E132E2" w:rsidRDefault="00E132E2" w:rsidP="00E132E2">
      <w:pPr>
        <w:adjustRightInd w:val="0"/>
        <w:spacing w:line="360" w:lineRule="auto"/>
        <w:ind w:firstLineChars="330" w:firstLine="792"/>
        <w:outlineLvl w:val="1"/>
        <w:rPr>
          <w:ins w:id="50" w:author="이 진석" w:date="2018-10-23T10:51:00Z"/>
          <w:rFonts w:ascii="맑은 고딕" w:eastAsia="맑은 고딕" w:hAnsi="맑은 고딕"/>
          <w:color w:val="000000" w:themeColor="text1"/>
          <w:sz w:val="24"/>
          <w:lang w:eastAsia="ko-KR"/>
        </w:rPr>
      </w:pPr>
    </w:p>
    <w:p w:rsidR="00E132E2" w:rsidRPr="00B26483" w:rsidRDefault="00E132E2" w:rsidP="00E132E2">
      <w:pPr>
        <w:adjustRightInd w:val="0"/>
        <w:spacing w:line="360" w:lineRule="auto"/>
        <w:outlineLvl w:val="1"/>
        <w:rPr>
          <w:ins w:id="51" w:author="이 진석" w:date="2018-10-23T10:51:00Z"/>
          <w:rFonts w:ascii="맑은 고딕" w:eastAsia="맑은 고딕" w:hAnsi="맑은 고딕"/>
          <w:color w:val="000000" w:themeColor="text1"/>
          <w:sz w:val="24"/>
          <w:lang w:eastAsia="ko-KR"/>
        </w:rPr>
      </w:pPr>
      <w:ins w:id="52" w:author="이 진석" w:date="2018-10-23T10:51:00Z">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4</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ins>
    </w:p>
    <w:p w:rsidR="00E132E2" w:rsidRDefault="00E132E2" w:rsidP="00E132E2">
      <w:pPr>
        <w:adjustRightInd w:val="0"/>
        <w:spacing w:line="360" w:lineRule="auto"/>
        <w:ind w:firstLineChars="330" w:firstLine="792"/>
        <w:outlineLvl w:val="1"/>
        <w:rPr>
          <w:ins w:id="53" w:author="이 진석" w:date="2018-10-23T10:51:00Z"/>
          <w:rFonts w:ascii="맑은 고딕" w:eastAsia="맑은 고딕" w:hAnsi="맑은 고딕"/>
          <w:color w:val="000000" w:themeColor="text1"/>
          <w:sz w:val="24"/>
          <w:lang w:eastAsia="ko-KR"/>
        </w:rPr>
      </w:pPr>
      <w:ins w:id="54" w:author="이 진석" w:date="2018-10-23T10:51:00Z">
        <w:r>
          <w:rPr>
            <w:rFonts w:ascii="맑은 고딕" w:eastAsia="맑은 고딕" w:hAnsi="맑은 고딕" w:hint="eastAsia"/>
            <w:color w:val="000000" w:themeColor="text1"/>
            <w:sz w:val="24"/>
            <w:lang w:eastAsia="ko-KR"/>
          </w:rPr>
          <w:t>제</w:t>
        </w:r>
      </w:ins>
      <w:ins w:id="55" w:author="이 진석" w:date="2018-10-23T10:52:00Z">
        <w:r>
          <w:rPr>
            <w:rFonts w:ascii="맑은 고딕" w:eastAsia="맑은 고딕" w:hAnsi="맑은 고딕"/>
            <w:color w:val="000000" w:themeColor="text1"/>
            <w:sz w:val="24"/>
            <w:lang w:eastAsia="ko-KR"/>
          </w:rPr>
          <w:t>3</w:t>
        </w:r>
      </w:ins>
      <w:ins w:id="56" w:author="이 진석" w:date="2018-10-23T10:51:00Z">
        <w:r w:rsidRPr="004510F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항에 있어서,</w:t>
        </w:r>
      </w:ins>
    </w:p>
    <w:p w:rsidR="00E132E2" w:rsidRDefault="00E132E2" w:rsidP="00E132E2">
      <w:pPr>
        <w:adjustRightInd w:val="0"/>
        <w:spacing w:line="360" w:lineRule="auto"/>
        <w:ind w:firstLineChars="330" w:firstLine="792"/>
        <w:outlineLvl w:val="1"/>
        <w:rPr>
          <w:ins w:id="57" w:author="이 진석" w:date="2018-10-23T10:51:00Z"/>
          <w:rFonts w:ascii="맑은 고딕" w:eastAsia="맑은 고딕" w:hAnsi="맑은 고딕"/>
          <w:color w:val="000000" w:themeColor="text1"/>
          <w:sz w:val="24"/>
          <w:lang w:eastAsia="ko-KR"/>
        </w:rPr>
      </w:pPr>
      <w:ins w:id="58" w:author="이 진석" w:date="2018-10-23T10:51:00Z">
        <w:r>
          <w:rPr>
            <w:rFonts w:ascii="맑은 고딕" w:eastAsia="맑은 고딕" w:hAnsi="맑은 고딕" w:hint="eastAsia"/>
            <w:color w:val="000000" w:themeColor="text1"/>
            <w:sz w:val="24"/>
            <w:lang w:eastAsia="ko-KR"/>
          </w:rPr>
          <w:t>상기 제어부는,</w:t>
        </w:r>
      </w:ins>
    </w:p>
    <w:p w:rsidR="00E132E2" w:rsidRDefault="00E132E2" w:rsidP="00E132E2">
      <w:pPr>
        <w:adjustRightInd w:val="0"/>
        <w:spacing w:line="360" w:lineRule="auto"/>
        <w:ind w:firstLineChars="330" w:firstLine="792"/>
        <w:outlineLvl w:val="1"/>
        <w:rPr>
          <w:ins w:id="59" w:author="이 진석" w:date="2018-10-23T10:51:00Z"/>
          <w:rFonts w:ascii="맑은 고딕" w:eastAsia="맑은 고딕" w:hAnsi="맑은 고딕"/>
          <w:color w:val="000000" w:themeColor="text1"/>
          <w:sz w:val="24"/>
          <w:lang w:eastAsia="ko-KR"/>
        </w:rPr>
      </w:pPr>
      <w:ins w:id="60" w:author="이 진석" w:date="2018-10-23T10:51:00Z">
        <w:r>
          <w:rPr>
            <w:rFonts w:ascii="맑은 고딕" w:eastAsia="맑은 고딕" w:hAnsi="맑은 고딕" w:hint="eastAsia"/>
            <w:color w:val="000000" w:themeColor="text1"/>
            <w:sz w:val="24"/>
            <w:lang w:eastAsia="ko-KR"/>
          </w:rPr>
          <w:t xml:space="preserve">상기 거리 데이터,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수학식</w:t>
        </w:r>
        <w:r>
          <w:rPr>
            <w:rFonts w:ascii="맑은 고딕" w:eastAsia="맑은 고딕" w:hAnsi="맑은 고딕"/>
            <w:iCs/>
            <w:color w:val="000000" w:themeColor="text1"/>
            <w:sz w:val="24"/>
            <w:lang w:eastAsia="ko-KR"/>
          </w:rPr>
          <w:t>1</w:t>
        </w:r>
        <w:r>
          <w:rPr>
            <w:rFonts w:ascii="맑은 고딕" w:eastAsia="맑은 고딕" w:hAnsi="맑은 고딕" w:hint="eastAsia"/>
            <w:iCs/>
            <w:color w:val="000000" w:themeColor="text1"/>
            <w:sz w:val="24"/>
            <w:lang w:eastAsia="ko-KR"/>
          </w:rPr>
          <w:t xml:space="preserve">을 이용하여 상기 </w:t>
        </w:r>
        <w:r>
          <w:rPr>
            <w:rFonts w:ascii="맑은 고딕" w:eastAsia="맑은 고딕" w:hAnsi="맑은 고딕" w:hint="eastAsia"/>
            <w:color w:val="000000" w:themeColor="text1"/>
            <w:sz w:val="24"/>
            <w:lang w:eastAsia="ko-KR"/>
          </w:rPr>
          <w:t>팔꿈치의 접힘 각도를 산출하는 것을 특징으로 하는 동작인식 시스템.</w:t>
        </w:r>
      </w:ins>
    </w:p>
    <w:p w:rsidR="00E132E2" w:rsidRDefault="00E132E2" w:rsidP="00E132E2">
      <w:pPr>
        <w:adjustRightInd w:val="0"/>
        <w:spacing w:line="360" w:lineRule="auto"/>
        <w:ind w:firstLineChars="330" w:firstLine="792"/>
        <w:outlineLvl w:val="1"/>
        <w:rPr>
          <w:ins w:id="61" w:author="이 진석" w:date="2018-10-23T10:51:00Z"/>
          <w:rFonts w:ascii="맑은 고딕" w:eastAsia="맑은 고딕" w:hAnsi="맑은 고딕"/>
          <w:color w:val="000000" w:themeColor="text1"/>
          <w:sz w:val="24"/>
          <w:lang w:eastAsia="ko-KR"/>
        </w:rPr>
      </w:pPr>
      <w:ins w:id="62" w:author="이 진석" w:date="2018-10-23T10:51:00Z">
        <w:r w:rsidRPr="00C162DA">
          <w:rPr>
            <w:rFonts w:ascii="맑은 고딕" w:eastAsia="맑은 고딕" w:hAnsi="맑은 고딕"/>
            <w:color w:val="000000" w:themeColor="text1"/>
            <w:sz w:val="24"/>
            <w:lang w:eastAsia="ko-KR"/>
          </w:rPr>
          <w:t>[</w:t>
        </w:r>
        <w:r w:rsidRPr="00C162DA">
          <w:rPr>
            <w:rFonts w:ascii="맑은 고딕" w:eastAsia="맑은 고딕" w:hAnsi="맑은 고딕" w:hint="eastAsia"/>
            <w:color w:val="000000" w:themeColor="text1"/>
            <w:sz w:val="24"/>
            <w:lang w:eastAsia="ko-KR"/>
          </w:rPr>
          <w:t>수학식</w:t>
        </w:r>
        <w:r w:rsidRPr="00C162DA">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w:t>
        </w:r>
        <w:r w:rsidRPr="00C162DA">
          <w:rPr>
            <w:rFonts w:ascii="맑은 고딕" w:eastAsia="맑은 고딕" w:hAnsi="맑은 고딕"/>
            <w:color w:val="000000" w:themeColor="text1"/>
            <w:sz w:val="24"/>
            <w:lang w:eastAsia="ko-KR"/>
          </w:rPr>
          <w:t>]</w:t>
        </w:r>
      </w:ins>
    </w:p>
    <w:p w:rsidR="00E132E2" w:rsidRPr="006F5C54" w:rsidRDefault="00AA2154" w:rsidP="00E132E2">
      <w:pPr>
        <w:adjustRightInd w:val="0"/>
        <w:spacing w:line="360" w:lineRule="auto"/>
        <w:ind w:firstLineChars="330" w:firstLine="792"/>
        <w:outlineLvl w:val="1"/>
        <w:rPr>
          <w:ins w:id="63" w:author="이 진석" w:date="2018-10-23T10:51:00Z"/>
          <w:rFonts w:ascii="맑은 고딕" w:eastAsia="맑은 고딕" w:hAnsi="맑은 고딕"/>
          <w:iCs/>
          <w:color w:val="000000" w:themeColor="text1"/>
          <w:sz w:val="24"/>
          <w:lang w:eastAsia="ko-KR"/>
        </w:rPr>
      </w:pPr>
      <m:oMathPara>
        <m:oMathParaPr>
          <m:jc m:val="centerGroup"/>
        </m:oMathParaPr>
        <m:oMath>
          <m:sSub>
            <m:sSubPr>
              <m:ctrlPr>
                <w:ins w:id="64" w:author="이 진석" w:date="2018-10-23T10:51:00Z">
                  <w:rPr>
                    <w:rFonts w:ascii="Cambria Math" w:eastAsia="맑은 고딕" w:hAnsi="Cambria Math"/>
                    <w:i/>
                    <w:iCs/>
                    <w:color w:val="000000" w:themeColor="text1"/>
                    <w:sz w:val="24"/>
                    <w:lang w:eastAsia="ko-KR"/>
                  </w:rPr>
                </w:ins>
              </m:ctrlPr>
            </m:sSubPr>
            <m:e>
              <m:r>
                <w:ins w:id="65" w:author="이 진석" w:date="2018-10-23T10:51:00Z">
                  <w:rPr>
                    <w:rFonts w:ascii="Cambria Math" w:eastAsia="맑은 고딕" w:hAnsi="Cambria Math"/>
                    <w:color w:val="000000" w:themeColor="text1"/>
                    <w:sz w:val="24"/>
                    <w:lang w:eastAsia="ko-KR"/>
                  </w:rPr>
                  <m:t>θ</m:t>
                </w:ins>
              </m:r>
            </m:e>
            <m:sub>
              <m:r>
                <w:ins w:id="66" w:author="이 진석" w:date="2018-10-23T10:51:00Z">
                  <m:rPr>
                    <m:sty m:val="p"/>
                  </m:rPr>
                  <w:rPr>
                    <w:rFonts w:ascii="Cambria Math" w:eastAsia="맑은 고딕" w:hAnsi="Cambria Math"/>
                    <w:color w:val="000000" w:themeColor="text1"/>
                    <w:sz w:val="24"/>
                    <w:lang w:eastAsia="ko-KR"/>
                  </w:rPr>
                  <m:t>1</m:t>
                </w:ins>
              </m:r>
              <m:r>
                <w:ins w:id="67" w:author="이 진석" w:date="2018-10-23T10:51:00Z">
                  <w:rPr>
                    <w:rFonts w:ascii="Cambria Math" w:eastAsia="맑은 고딕" w:hAnsi="Cambria Math"/>
                    <w:color w:val="000000" w:themeColor="text1"/>
                    <w:sz w:val="24"/>
                    <w:lang w:eastAsia="ko-KR"/>
                  </w:rPr>
                  <m:t>x</m:t>
                </w:ins>
              </m:r>
            </m:sub>
          </m:sSub>
          <m:r>
            <w:ins w:id="68" w:author="이 진석" w:date="2018-10-23T10:51:00Z">
              <m:rPr>
                <m:sty m:val="p"/>
              </m:rPr>
              <w:rPr>
                <w:rFonts w:ascii="Cambria Math" w:eastAsia="맑은 고딕" w:hAnsi="Cambria Math"/>
                <w:color w:val="000000" w:themeColor="text1"/>
                <w:sz w:val="24"/>
                <w:lang w:eastAsia="ko-KR"/>
              </w:rPr>
              <m:t>=</m:t>
            </w:ins>
          </m:r>
          <m:func>
            <m:funcPr>
              <m:ctrlPr>
                <w:ins w:id="69" w:author="이 진석" w:date="2018-10-23T10:51:00Z">
                  <w:rPr>
                    <w:rFonts w:ascii="Cambria Math" w:eastAsia="맑은 고딕" w:hAnsi="Cambria Math"/>
                    <w:i/>
                    <w:iCs/>
                    <w:color w:val="000000" w:themeColor="text1"/>
                    <w:sz w:val="24"/>
                    <w:lang w:eastAsia="ko-KR"/>
                  </w:rPr>
                </w:ins>
              </m:ctrlPr>
            </m:funcPr>
            <m:fName>
              <m:sSup>
                <m:sSupPr>
                  <m:ctrlPr>
                    <w:ins w:id="70" w:author="이 진석" w:date="2018-10-23T10:51:00Z">
                      <w:rPr>
                        <w:rFonts w:ascii="Cambria Math" w:eastAsia="맑은 고딕" w:hAnsi="Cambria Math"/>
                        <w:i/>
                        <w:iCs/>
                        <w:color w:val="000000" w:themeColor="text1"/>
                        <w:sz w:val="24"/>
                        <w:lang w:eastAsia="ko-KR"/>
                      </w:rPr>
                    </w:ins>
                  </m:ctrlPr>
                </m:sSupPr>
                <m:e>
                  <m:r>
                    <w:ins w:id="71" w:author="이 진석" w:date="2018-10-23T10:51:00Z">
                      <m:rPr>
                        <m:sty m:val="p"/>
                      </m:rPr>
                      <w:rPr>
                        <w:rFonts w:ascii="Cambria Math" w:eastAsia="맑은 고딕" w:hAnsi="Cambria Math"/>
                        <w:color w:val="000000" w:themeColor="text1"/>
                        <w:sz w:val="24"/>
                        <w:lang w:eastAsia="ko-KR"/>
                      </w:rPr>
                      <m:t>tan</m:t>
                    </w:ins>
                  </m:r>
                </m:e>
                <m:sup>
                  <m:r>
                    <w:ins w:id="72" w:author="이 진석" w:date="2018-10-23T10:51:00Z">
                      <w:rPr>
                        <w:rFonts w:ascii="Cambria Math" w:eastAsia="맑은 고딕" w:hAnsi="Cambria Math"/>
                        <w:color w:val="000000" w:themeColor="text1"/>
                        <w:sz w:val="24"/>
                        <w:lang w:eastAsia="ko-KR"/>
                      </w:rPr>
                      <m:t>-1</m:t>
                    </w:ins>
                  </m:r>
                </m:sup>
              </m:sSup>
            </m:fName>
            <m:e>
              <m:d>
                <m:dPr>
                  <m:ctrlPr>
                    <w:ins w:id="73" w:author="이 진석" w:date="2018-10-23T10:51:00Z">
                      <w:rPr>
                        <w:rFonts w:ascii="Cambria Math" w:eastAsia="맑은 고딕" w:hAnsi="Cambria Math"/>
                        <w:i/>
                        <w:iCs/>
                        <w:color w:val="000000" w:themeColor="text1"/>
                        <w:sz w:val="24"/>
                        <w:lang w:eastAsia="ko-KR"/>
                      </w:rPr>
                    </w:ins>
                  </m:ctrlPr>
                </m:dPr>
                <m:e>
                  <m:f>
                    <m:fPr>
                      <m:ctrlPr>
                        <w:ins w:id="74" w:author="이 진석" w:date="2018-10-23T10:51:00Z">
                          <w:rPr>
                            <w:rFonts w:ascii="Cambria Math" w:eastAsia="맑은 고딕" w:hAnsi="Cambria Math"/>
                            <w:i/>
                            <w:iCs/>
                            <w:color w:val="000000" w:themeColor="text1"/>
                            <w:sz w:val="24"/>
                            <w:lang w:eastAsia="ko-KR"/>
                          </w:rPr>
                        </w:ins>
                      </m:ctrlPr>
                    </m:fPr>
                    <m:num>
                      <m:sSub>
                        <m:sSubPr>
                          <m:ctrlPr>
                            <w:ins w:id="75" w:author="이 진석" w:date="2018-10-23T10:51:00Z">
                              <w:rPr>
                                <w:rFonts w:ascii="Cambria Math" w:eastAsia="맑은 고딕" w:hAnsi="Cambria Math"/>
                                <w:i/>
                                <w:iCs/>
                                <w:color w:val="000000" w:themeColor="text1"/>
                                <w:sz w:val="24"/>
                                <w:lang w:eastAsia="ko-KR"/>
                              </w:rPr>
                            </w:ins>
                          </m:ctrlPr>
                        </m:sSubPr>
                        <m:e>
                          <m:r>
                            <w:ins w:id="76" w:author="이 진석" w:date="2018-10-23T10:51:00Z">
                              <w:rPr>
                                <w:rFonts w:ascii="Cambria Math" w:eastAsia="맑은 고딕" w:hAnsi="Cambria Math"/>
                                <w:color w:val="000000" w:themeColor="text1"/>
                                <w:sz w:val="24"/>
                                <w:lang w:eastAsia="ko-KR"/>
                              </w:rPr>
                              <m:t>D</m:t>
                            </w:ins>
                          </m:r>
                        </m:e>
                        <m:sub>
                          <m:r>
                            <w:ins w:id="77" w:author="이 진석" w:date="2018-10-23T10:51:00Z">
                              <w:rPr>
                                <w:rFonts w:ascii="Cambria Math" w:eastAsia="맑은 고딕" w:hAnsi="Cambria Math"/>
                                <w:color w:val="000000" w:themeColor="text1"/>
                                <w:sz w:val="24"/>
                                <w:lang w:eastAsia="ko-KR"/>
                              </w:rPr>
                              <m:t>s</m:t>
                            </w:ins>
                          </m:r>
                        </m:sub>
                      </m:sSub>
                      <m:r>
                        <w:ins w:id="78" w:author="이 진석" w:date="2018-10-23T10:51:00Z">
                          <w:rPr>
                            <w:rFonts w:ascii="Cambria Math" w:eastAsia="맑은 고딕" w:hAnsi="Cambria Math"/>
                            <w:color w:val="000000" w:themeColor="text1"/>
                            <w:sz w:val="24"/>
                            <w:lang w:eastAsia="ko-KR"/>
                          </w:rPr>
                          <m:t>-</m:t>
                        </w:ins>
                      </m:r>
                      <m:sSub>
                        <m:sSubPr>
                          <m:ctrlPr>
                            <w:ins w:id="79" w:author="이 진석" w:date="2018-10-23T10:51:00Z">
                              <w:rPr>
                                <w:rFonts w:ascii="Cambria Math" w:eastAsia="맑은 고딕" w:hAnsi="Cambria Math"/>
                                <w:i/>
                                <w:iCs/>
                                <w:color w:val="000000" w:themeColor="text1"/>
                                <w:sz w:val="24"/>
                                <w:lang w:eastAsia="ko-KR"/>
                              </w:rPr>
                            </w:ins>
                          </m:ctrlPr>
                        </m:sSubPr>
                        <m:e>
                          <m:r>
                            <w:ins w:id="80" w:author="이 진석" w:date="2018-10-23T10:51:00Z">
                              <w:rPr>
                                <w:rFonts w:ascii="Cambria Math" w:eastAsia="맑은 고딕" w:hAnsi="Cambria Math"/>
                                <w:color w:val="000000" w:themeColor="text1"/>
                                <w:sz w:val="24"/>
                                <w:lang w:eastAsia="ko-KR"/>
                              </w:rPr>
                              <m:t>d</m:t>
                            </w:ins>
                          </m:r>
                        </m:e>
                        <m:sub>
                          <m:r>
                            <w:ins w:id="81" w:author="이 진석" w:date="2018-10-23T10:51:00Z">
                              <w:rPr>
                                <w:rFonts w:ascii="Cambria Math" w:eastAsia="맑은 고딕" w:hAnsi="Cambria Math"/>
                                <w:color w:val="000000" w:themeColor="text1"/>
                                <w:sz w:val="24"/>
                                <w:lang w:eastAsia="ko-KR"/>
                              </w:rPr>
                              <m:t>s</m:t>
                            </w:ins>
                          </m:r>
                        </m:sub>
                      </m:sSub>
                    </m:num>
                    <m:den>
                      <m:sSub>
                        <m:sSubPr>
                          <m:ctrlPr>
                            <w:ins w:id="82" w:author="이 진석" w:date="2018-10-23T10:51:00Z">
                              <w:rPr>
                                <w:rFonts w:ascii="Cambria Math" w:eastAsia="맑은 고딕" w:hAnsi="Cambria Math"/>
                                <w:i/>
                                <w:iCs/>
                                <w:color w:val="000000" w:themeColor="text1"/>
                                <w:sz w:val="24"/>
                                <w:lang w:eastAsia="ko-KR"/>
                              </w:rPr>
                            </w:ins>
                          </m:ctrlPr>
                        </m:sSubPr>
                        <m:e>
                          <m:r>
                            <w:ins w:id="83" w:author="이 진석" w:date="2018-10-23T10:51:00Z">
                              <w:rPr>
                                <w:rFonts w:ascii="Cambria Math" w:eastAsia="맑은 고딕" w:hAnsi="Cambria Math"/>
                                <w:color w:val="000000" w:themeColor="text1"/>
                                <w:sz w:val="24"/>
                                <w:lang w:eastAsia="ko-KR"/>
                              </w:rPr>
                              <m:t>h</m:t>
                            </w:ins>
                          </m:r>
                        </m:e>
                        <m:sub>
                          <m:r>
                            <w:ins w:id="84" w:author="이 진석" w:date="2018-10-23T10:51:00Z">
                              <w:rPr>
                                <w:rFonts w:ascii="Cambria Math" w:eastAsia="맑은 고딕" w:hAnsi="Cambria Math"/>
                                <w:color w:val="000000" w:themeColor="text1"/>
                                <w:sz w:val="24"/>
                                <w:lang w:eastAsia="ko-KR"/>
                              </w:rPr>
                              <m:t>s</m:t>
                            </w:ins>
                          </m:r>
                        </m:sub>
                      </m:sSub>
                    </m:den>
                  </m:f>
                </m:e>
              </m:d>
              <m:r>
                <w:ins w:id="85" w:author="이 진석" w:date="2018-10-23T10:51:00Z">
                  <w:rPr>
                    <w:rFonts w:ascii="Cambria Math" w:eastAsia="맑은 고딕" w:hAnsi="Cambria Math"/>
                    <w:color w:val="000000" w:themeColor="text1"/>
                    <w:sz w:val="24"/>
                    <w:lang w:eastAsia="ko-KR"/>
                  </w:rPr>
                  <m:t>+π/2</m:t>
                </w:ins>
              </m:r>
            </m:e>
          </m:func>
        </m:oMath>
      </m:oMathPara>
    </w:p>
    <w:p w:rsidR="00E132E2" w:rsidRDefault="00E132E2" w:rsidP="00E132E2">
      <w:pPr>
        <w:adjustRightInd w:val="0"/>
        <w:spacing w:line="360" w:lineRule="auto"/>
        <w:ind w:firstLineChars="330" w:firstLine="792"/>
        <w:outlineLvl w:val="1"/>
        <w:rPr>
          <w:ins w:id="86" w:author="이 진석" w:date="2018-10-23T10:53:00Z"/>
          <w:rFonts w:ascii="맑은 고딕" w:eastAsia="맑은 고딕" w:hAnsi="맑은 고딕"/>
          <w:iCs/>
          <w:color w:val="000000" w:themeColor="text1"/>
          <w:sz w:val="24"/>
          <w:lang w:eastAsia="ko-KR"/>
        </w:rPr>
      </w:pPr>
      <w:ins w:id="87" w:author="이 진석" w:date="2018-10-23T10:51:00Z">
        <w:r>
          <w:rPr>
            <w:rFonts w:ascii="맑은 고딕" w:eastAsia="맑은 고딕" w:hAnsi="맑은 고딕" w:hint="eastAsia"/>
            <w:color w:val="000000" w:themeColor="text1"/>
            <w:sz w:val="24"/>
            <w:lang w:eastAsia="ko-KR"/>
          </w:rPr>
          <w:t>(단,</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은 팔꿈치의 접힘 각도이고,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w:t>
        </w:r>
        <w:r>
          <w:rPr>
            <w:rFonts w:ascii="맑은 고딕" w:eastAsia="맑은 고딕" w:hAnsi="맑은 고딕" w:hint="eastAsia"/>
            <w:color w:val="000000" w:themeColor="text1"/>
            <w:sz w:val="24"/>
            <w:lang w:eastAsia="ko-KR"/>
          </w:rPr>
          <w:t xml:space="preserve">거리측정 센서로부터 상완부까지의 거리이고,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는 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이고,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임.)</w:t>
        </w:r>
      </w:ins>
    </w:p>
    <w:p w:rsidR="00E17544" w:rsidRDefault="00E17544" w:rsidP="00E17544">
      <w:pPr>
        <w:adjustRightInd w:val="0"/>
        <w:spacing w:line="360" w:lineRule="auto"/>
        <w:ind w:firstLineChars="330" w:firstLine="792"/>
        <w:outlineLvl w:val="1"/>
        <w:rPr>
          <w:ins w:id="88" w:author="이 진석" w:date="2018-10-23T10:54:00Z"/>
          <w:rFonts w:ascii="맑은 고딕" w:eastAsia="맑은 고딕" w:hAnsi="맑은 고딕"/>
          <w:color w:val="000000" w:themeColor="text1"/>
          <w:sz w:val="24"/>
          <w:lang w:eastAsia="ko-KR"/>
        </w:rPr>
      </w:pPr>
    </w:p>
    <w:p w:rsidR="00E17544" w:rsidRPr="00B26483" w:rsidRDefault="00E17544" w:rsidP="00E17544">
      <w:pPr>
        <w:adjustRightInd w:val="0"/>
        <w:spacing w:line="360" w:lineRule="auto"/>
        <w:outlineLvl w:val="1"/>
        <w:rPr>
          <w:ins w:id="89" w:author="이 진석" w:date="2018-10-23T10:54:00Z"/>
          <w:rFonts w:ascii="맑은 고딕" w:eastAsia="맑은 고딕" w:hAnsi="맑은 고딕"/>
          <w:color w:val="000000" w:themeColor="text1"/>
          <w:sz w:val="24"/>
          <w:lang w:eastAsia="ko-KR"/>
        </w:rPr>
      </w:pPr>
      <w:ins w:id="90" w:author="이 진석" w:date="2018-10-23T10:54:00Z">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5</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ins>
    </w:p>
    <w:p w:rsidR="00E17544" w:rsidRDefault="00E17544" w:rsidP="00E17544">
      <w:pPr>
        <w:adjustRightInd w:val="0"/>
        <w:spacing w:line="360" w:lineRule="auto"/>
        <w:ind w:firstLineChars="330" w:firstLine="792"/>
        <w:outlineLvl w:val="1"/>
        <w:rPr>
          <w:ins w:id="91" w:author="이 진석" w:date="2018-10-23T10:54:00Z"/>
          <w:rFonts w:ascii="맑은 고딕" w:eastAsia="맑은 고딕" w:hAnsi="맑은 고딕"/>
          <w:color w:val="000000" w:themeColor="text1"/>
          <w:sz w:val="24"/>
          <w:lang w:eastAsia="ko-KR"/>
        </w:rPr>
      </w:pPr>
      <w:ins w:id="92" w:author="이 진석" w:date="2018-10-23T10:54:00Z">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4</w:t>
        </w:r>
        <w:r w:rsidRPr="004510F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항에 있어서,</w:t>
        </w:r>
      </w:ins>
    </w:p>
    <w:p w:rsidR="00E17544" w:rsidRDefault="00E17544">
      <w:pPr>
        <w:adjustRightInd w:val="0"/>
        <w:spacing w:line="360" w:lineRule="auto"/>
        <w:ind w:firstLineChars="330" w:firstLine="792"/>
        <w:outlineLvl w:val="1"/>
        <w:rPr>
          <w:ins w:id="93" w:author="이 진석" w:date="2018-10-23T10:54:00Z"/>
          <w:rFonts w:ascii="맑은 고딕" w:eastAsia="맑은 고딕" w:hAnsi="맑은 고딕"/>
          <w:color w:val="000000" w:themeColor="text1"/>
          <w:sz w:val="24"/>
          <w:lang w:eastAsia="ko-KR"/>
        </w:rPr>
        <w:pPrChange w:id="94" w:author="이 진석" w:date="2018-10-23T10:54:00Z">
          <w:pPr>
            <w:adjustRightInd w:val="0"/>
            <w:spacing w:line="360" w:lineRule="auto"/>
            <w:outlineLvl w:val="1"/>
          </w:pPr>
        </w:pPrChange>
      </w:pPr>
      <w:ins w:id="95" w:author="이 진석" w:date="2018-10-23T10:54:00Z">
        <w:r>
          <w:rPr>
            <w:rFonts w:ascii="맑은 고딕" w:eastAsia="맑은 고딕" w:hAnsi="맑은 고딕" w:hint="eastAsia"/>
            <w:color w:val="000000" w:themeColor="text1"/>
            <w:sz w:val="24"/>
            <w:lang w:eastAsia="ko-KR"/>
          </w:rPr>
          <w:t>상기 제어부는,</w:t>
        </w:r>
      </w:ins>
    </w:p>
    <w:p w:rsidR="00E17544" w:rsidRDefault="00E17544">
      <w:pPr>
        <w:adjustRightInd w:val="0"/>
        <w:spacing w:line="360" w:lineRule="auto"/>
        <w:ind w:firstLineChars="330" w:firstLine="792"/>
        <w:outlineLvl w:val="1"/>
        <w:rPr>
          <w:ins w:id="96" w:author="이 진석" w:date="2018-10-23T10:54:00Z"/>
          <w:rFonts w:ascii="맑은 고딕" w:eastAsia="맑은 고딕" w:hAnsi="맑은 고딕"/>
          <w:color w:val="000000" w:themeColor="text1"/>
          <w:sz w:val="24"/>
          <w:lang w:eastAsia="ko-KR"/>
        </w:rPr>
        <w:pPrChange w:id="97" w:author="이 진석" w:date="2018-10-23T10:54:00Z">
          <w:pPr>
            <w:adjustRightInd w:val="0"/>
            <w:spacing w:line="360" w:lineRule="auto"/>
            <w:outlineLvl w:val="1"/>
          </w:pPr>
        </w:pPrChange>
      </w:pPr>
      <w:ins w:id="98" w:author="이 진석" w:date="2018-10-23T10:54:00Z">
        <w:r>
          <w:rPr>
            <w:rFonts w:ascii="맑은 고딕" w:eastAsia="맑은 고딕" w:hAnsi="맑은 고딕" w:hint="eastAsia"/>
            <w:iCs/>
            <w:color w:val="000000" w:themeColor="text1"/>
            <w:sz w:val="24"/>
            <w:lang w:eastAsia="ko-KR"/>
          </w:rPr>
          <w:t>수학식</w:t>
        </w:r>
      </w:ins>
      <w:ins w:id="99" w:author="이 진석" w:date="2018-10-23T10:55:00Z">
        <w:r>
          <w:rPr>
            <w:rFonts w:ascii="맑은 고딕" w:eastAsia="맑은 고딕" w:hAnsi="맑은 고딕"/>
            <w:iCs/>
            <w:color w:val="000000" w:themeColor="text1"/>
            <w:sz w:val="24"/>
            <w:lang w:eastAsia="ko-KR"/>
          </w:rPr>
          <w:t>2</w:t>
        </w:r>
      </w:ins>
      <w:ins w:id="100" w:author="이 진석" w:date="2018-10-23T10:54:00Z">
        <w:r>
          <w:rPr>
            <w:rFonts w:ascii="맑은 고딕" w:eastAsia="맑은 고딕" w:hAnsi="맑은 고딕" w:hint="eastAsia"/>
            <w:iCs/>
            <w:color w:val="000000" w:themeColor="text1"/>
            <w:sz w:val="24"/>
            <w:lang w:eastAsia="ko-KR"/>
          </w:rPr>
          <w:t>을 이용하여</w:t>
        </w:r>
        <w:r>
          <w:rPr>
            <w:rFonts w:ascii="맑은 고딕" w:eastAsia="맑은 고딕" w:hAnsi="맑은 고딕" w:hint="eastAsia"/>
            <w:color w:val="000000" w:themeColor="text1"/>
            <w:sz w:val="24"/>
            <w:lang w:eastAsia="ko-KR"/>
          </w:rPr>
          <w:t xml:space="preserve"> 상기 상완부의 움직임 데이터를 산출하는 것을 특징으로 하는 동작인식 </w:t>
        </w:r>
      </w:ins>
      <w:ins w:id="101" w:author="이 진석" w:date="2018-10-23T10:55:00Z">
        <w:r>
          <w:rPr>
            <w:rFonts w:ascii="맑은 고딕" w:eastAsia="맑은 고딕" w:hAnsi="맑은 고딕" w:hint="eastAsia"/>
            <w:color w:val="000000" w:themeColor="text1"/>
            <w:sz w:val="24"/>
            <w:lang w:eastAsia="ko-KR"/>
          </w:rPr>
          <w:t>시스템</w:t>
        </w:r>
      </w:ins>
      <w:ins w:id="102" w:author="이 진석" w:date="2018-10-23T10:54:00Z">
        <w:r>
          <w:rPr>
            <w:rFonts w:ascii="맑은 고딕" w:eastAsia="맑은 고딕" w:hAnsi="맑은 고딕" w:hint="eastAsia"/>
            <w:color w:val="000000" w:themeColor="text1"/>
            <w:sz w:val="24"/>
            <w:lang w:eastAsia="ko-KR"/>
          </w:rPr>
          <w:t>.</w:t>
        </w:r>
      </w:ins>
    </w:p>
    <w:p w:rsidR="00E17544" w:rsidRDefault="00E17544" w:rsidP="00E17544">
      <w:pPr>
        <w:adjustRightInd w:val="0"/>
        <w:spacing w:line="360" w:lineRule="auto"/>
        <w:ind w:firstLineChars="330" w:firstLine="792"/>
        <w:outlineLvl w:val="1"/>
        <w:rPr>
          <w:ins w:id="103" w:author="이 진석" w:date="2018-10-23T10:54:00Z"/>
          <w:rFonts w:ascii="맑은 고딕" w:eastAsia="맑은 고딕" w:hAnsi="맑은 고딕"/>
          <w:color w:val="000000" w:themeColor="text1"/>
          <w:sz w:val="24"/>
          <w:lang w:eastAsia="ko-KR"/>
        </w:rPr>
      </w:pPr>
      <w:ins w:id="104" w:author="이 진석" w:date="2018-10-23T10:54:00Z">
        <w:r w:rsidRPr="00C162DA">
          <w:rPr>
            <w:rFonts w:ascii="맑은 고딕" w:eastAsia="맑은 고딕" w:hAnsi="맑은 고딕"/>
            <w:color w:val="000000" w:themeColor="text1"/>
            <w:sz w:val="24"/>
            <w:lang w:eastAsia="ko-KR"/>
          </w:rPr>
          <w:t>[</w:t>
        </w:r>
        <w:r w:rsidRPr="00C162DA">
          <w:rPr>
            <w:rFonts w:ascii="맑은 고딕" w:eastAsia="맑은 고딕" w:hAnsi="맑은 고딕" w:hint="eastAsia"/>
            <w:color w:val="000000" w:themeColor="text1"/>
            <w:sz w:val="24"/>
            <w:lang w:eastAsia="ko-KR"/>
          </w:rPr>
          <w:t>수학식</w:t>
        </w:r>
        <w:r w:rsidRPr="00C162DA">
          <w:rPr>
            <w:rFonts w:ascii="맑은 고딕" w:eastAsia="맑은 고딕" w:hAnsi="맑은 고딕"/>
            <w:color w:val="000000" w:themeColor="text1"/>
            <w:sz w:val="24"/>
            <w:lang w:eastAsia="ko-KR"/>
          </w:rPr>
          <w:t xml:space="preserve"> </w:t>
        </w:r>
      </w:ins>
      <w:ins w:id="105" w:author="이 진석" w:date="2018-10-23T10:55:00Z">
        <w:r>
          <w:rPr>
            <w:rFonts w:ascii="맑은 고딕" w:eastAsia="맑은 고딕" w:hAnsi="맑은 고딕"/>
            <w:color w:val="000000" w:themeColor="text1"/>
            <w:sz w:val="24"/>
            <w:lang w:eastAsia="ko-KR"/>
          </w:rPr>
          <w:t>2</w:t>
        </w:r>
      </w:ins>
      <w:ins w:id="106" w:author="이 진석" w:date="2018-10-23T10:54:00Z">
        <w:r w:rsidRPr="00C162DA">
          <w:rPr>
            <w:rFonts w:ascii="맑은 고딕" w:eastAsia="맑은 고딕" w:hAnsi="맑은 고딕"/>
            <w:color w:val="000000" w:themeColor="text1"/>
            <w:sz w:val="24"/>
            <w:lang w:eastAsia="ko-KR"/>
          </w:rPr>
          <w:t>]</w:t>
        </w:r>
      </w:ins>
    </w:p>
    <w:p w:rsidR="00E17544" w:rsidRPr="00C0387B" w:rsidRDefault="00E17544" w:rsidP="00E17544">
      <w:pPr>
        <w:adjustRightInd w:val="0"/>
        <w:spacing w:line="360" w:lineRule="auto"/>
        <w:ind w:firstLineChars="330" w:firstLine="792"/>
        <w:outlineLvl w:val="1"/>
        <w:rPr>
          <w:ins w:id="107" w:author="이 진석" w:date="2018-10-23T10:54:00Z"/>
          <w:rFonts w:ascii="맑은 고딕" w:eastAsia="맑은 고딕" w:hAnsi="맑은 고딕"/>
          <w:color w:val="000000" w:themeColor="text1"/>
          <w:sz w:val="24"/>
          <w:lang w:eastAsia="ko-KR"/>
        </w:rPr>
      </w:pPr>
      <w:ins w:id="108" w:author="이 진석" w:date="2018-10-23T10:54:00Z">
        <w:r>
          <w:rPr>
            <w:rFonts w:ascii="맑은 고딕" w:eastAsia="맑은 고딕" w:hAnsi="맑은 고딕" w:hint="eastAsia"/>
            <w:iCs/>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sidRPr="00C0387B">
          <w:rPr>
            <w:rFonts w:ascii="맑은 고딕" w:eastAsia="맑은 고딕" w:hAnsi="맑은 고딕" w:hint="eastAsia"/>
            <w:color w:val="000000" w:themeColor="text1"/>
            <w:sz w:val="24"/>
            <w:lang w:eastAsia="ko-KR"/>
          </w:rPr>
          <w:t xml:space="preserve"> = </w:t>
        </w:r>
        <w:r>
          <w:rPr>
            <w:rFonts w:ascii="맑은 고딕" w:eastAsia="맑은 고딕" w:hAnsi="맑은 고딕"/>
            <w:color w:val="000000" w:themeColor="text1"/>
            <w:sz w:val="24"/>
            <w:lang w:eastAsia="ko-KR"/>
          </w:rPr>
          <w:t>(</w:t>
        </w:r>
      </w:ins>
      <m:oMath>
        <m:func>
          <m:funcPr>
            <m:ctrlPr>
              <w:ins w:id="109" w:author="이 진석" w:date="2018-10-23T11:01:00Z">
                <w:rPr>
                  <w:rFonts w:ascii="Cambria Math" w:eastAsia="맑은 고딕" w:hAnsi="Cambria Math"/>
                  <w:i/>
                  <w:iCs/>
                  <w:color w:val="000000" w:themeColor="text1"/>
                  <w:sz w:val="24"/>
                  <w:lang w:eastAsia="ko-KR"/>
                </w:rPr>
              </w:ins>
            </m:ctrlPr>
          </m:funcPr>
          <m:fName>
            <m:r>
              <w:ins w:id="110" w:author="이 진석" w:date="2018-10-23T11:01:00Z">
                <m:rPr>
                  <m:sty m:val="p"/>
                </m:rPr>
                <w:rPr>
                  <w:rFonts w:ascii="Cambria Math" w:eastAsia="맑은 고딕" w:hAnsi="Cambria Math"/>
                  <w:color w:val="000000" w:themeColor="text1"/>
                  <w:sz w:val="24"/>
                  <w:lang w:eastAsia="ko-KR"/>
                </w:rPr>
                <m:t> sin</m:t>
              </w:ins>
            </m:r>
          </m:fName>
          <m:e>
            <m:d>
              <m:dPr>
                <m:ctrlPr>
                  <w:ins w:id="111" w:author="이 진석" w:date="2018-10-23T11:01:00Z">
                    <w:rPr>
                      <w:rFonts w:ascii="Cambria Math" w:eastAsia="맑은 고딕" w:hAnsi="Cambria Math"/>
                      <w:i/>
                      <w:iCs/>
                      <w:color w:val="000000" w:themeColor="text1"/>
                      <w:sz w:val="24"/>
                      <w:lang w:eastAsia="ko-KR"/>
                    </w:rPr>
                  </w:ins>
                </m:ctrlPr>
              </m:dPr>
              <m:e>
                <m:sSub>
                  <m:sSubPr>
                    <m:ctrlPr>
                      <w:ins w:id="112" w:author="이 진석" w:date="2018-10-23T11:01:00Z">
                        <w:rPr>
                          <w:rFonts w:ascii="Cambria Math" w:eastAsia="맑은 고딕" w:hAnsi="Cambria Math"/>
                          <w:i/>
                          <w:iCs/>
                          <w:color w:val="000000" w:themeColor="text1"/>
                          <w:sz w:val="24"/>
                          <w:lang w:eastAsia="ko-KR"/>
                        </w:rPr>
                      </w:ins>
                    </m:ctrlPr>
                  </m:sSubPr>
                  <m:e>
                    <m:r>
                      <w:ins w:id="113" w:author="이 진석" w:date="2018-10-23T11:01:00Z">
                        <m:rPr>
                          <m:sty m:val="p"/>
                        </m:rPr>
                        <w:rPr>
                          <w:rFonts w:ascii="Cambria Math" w:eastAsia="맑은 고딕" w:hAnsi="Cambria Math"/>
                          <w:color w:val="000000" w:themeColor="text1"/>
                          <w:sz w:val="24"/>
                          <w:lang w:eastAsia="ko-KR"/>
                        </w:rPr>
                        <m:t>∅</m:t>
                      </w:ins>
                    </m:r>
                  </m:e>
                  <m:sub>
                    <m:r>
                      <w:ins w:id="114" w:author="이 진석" w:date="2018-10-23T11:01:00Z">
                        <w:rPr>
                          <w:rFonts w:ascii="Cambria Math" w:eastAsia="맑은 고딕" w:hAnsi="Cambria Math"/>
                          <w:color w:val="000000" w:themeColor="text1"/>
                          <w:sz w:val="24"/>
                          <w:lang w:eastAsia="ko-KR"/>
                        </w:rPr>
                        <m:t>0</m:t>
                      </w:ins>
                    </m:r>
                  </m:sub>
                </m:sSub>
              </m:e>
            </m:d>
          </m:e>
        </m:func>
        <m:r>
          <w:ins w:id="115" w:author="이 진석" w:date="2018-10-23T11:01:00Z">
            <w:rPr>
              <w:rFonts w:ascii="Cambria Math" w:eastAsia="맑은 고딕" w:hAnsi="Cambria Math"/>
              <w:color w:val="000000" w:themeColor="text1"/>
              <w:sz w:val="24"/>
              <w:lang w:eastAsia="ko-KR"/>
            </w:rPr>
            <m:t>∙</m:t>
          </w:ins>
        </m:r>
        <m:sSub>
          <m:sSubPr>
            <m:ctrlPr>
              <w:ins w:id="116" w:author="이 진석" w:date="2018-10-23T11:01:00Z">
                <w:rPr>
                  <w:rFonts w:ascii="Cambria Math" w:eastAsia="맑은 고딕" w:hAnsi="Cambria Math"/>
                  <w:i/>
                  <w:iCs/>
                  <w:color w:val="000000" w:themeColor="text1"/>
                  <w:sz w:val="24"/>
                  <w:lang w:eastAsia="ko-KR"/>
                </w:rPr>
              </w:ins>
            </m:ctrlPr>
          </m:sSubPr>
          <m:e>
            <m:r>
              <w:ins w:id="117" w:author="이 진석" w:date="2018-10-23T11:01:00Z">
                <m:rPr>
                  <m:sty m:val="p"/>
                </m:rPr>
                <w:rPr>
                  <w:rFonts w:ascii="Cambria Math" w:eastAsia="맑은 고딕" w:hAnsi="Cambria Math"/>
                  <w:color w:val="000000" w:themeColor="text1"/>
                  <w:sz w:val="24"/>
                  <w:lang w:eastAsia="ko-KR"/>
                </w:rPr>
                <m:t>(</m:t>
              </w:ins>
            </m:r>
            <m:r>
              <w:ins w:id="118" w:author="이 진석" w:date="2018-10-23T11:01:00Z">
                <w:rPr>
                  <w:rFonts w:ascii="Cambria Math" w:eastAsia="맑은 고딕" w:hAnsi="Cambria Math"/>
                  <w:color w:val="000000" w:themeColor="text1"/>
                  <w:sz w:val="24"/>
                  <w:lang w:val="el-GR" w:eastAsia="ko-KR"/>
                </w:rPr>
                <m:t>π</m:t>
              </w:ins>
            </m:r>
            <m:r>
              <w:ins w:id="119" w:author="이 진석" w:date="2018-10-23T11:01:00Z">
                <m:rPr>
                  <m:sty m:val="p"/>
                </m:rPr>
                <w:rPr>
                  <w:rFonts w:ascii="Cambria Math" w:eastAsia="맑은 고딕" w:hAnsi="Cambria Math"/>
                  <w:color w:val="000000" w:themeColor="text1"/>
                  <w:sz w:val="24"/>
                  <w:lang w:eastAsia="ko-KR"/>
                </w:rPr>
                <m:t>-</m:t>
              </w:ins>
            </m:r>
            <m:r>
              <w:ins w:id="120" w:author="이 진석" w:date="2018-10-23T11:01:00Z">
                <w:rPr>
                  <w:rFonts w:ascii="Cambria Math" w:eastAsia="맑은 고딕" w:hAnsi="Cambria Math"/>
                  <w:color w:val="000000" w:themeColor="text1"/>
                  <w:sz w:val="24"/>
                  <w:lang w:eastAsia="ko-KR"/>
                </w:rPr>
                <m:t>θ</m:t>
              </w:ins>
            </m:r>
          </m:e>
          <m:sub>
            <m:r>
              <w:ins w:id="121" w:author="이 진석" w:date="2018-10-23T11:01:00Z">
                <m:rPr>
                  <m:sty m:val="p"/>
                </m:rPr>
                <w:rPr>
                  <w:rFonts w:ascii="Cambria Math" w:eastAsia="맑은 고딕" w:hAnsi="Cambria Math"/>
                  <w:color w:val="000000" w:themeColor="text1"/>
                  <w:sz w:val="24"/>
                  <w:lang w:eastAsia="ko-KR"/>
                </w:rPr>
                <m:t>1</m:t>
              </w:ins>
            </m:r>
            <m:r>
              <w:ins w:id="122" w:author="이 진석" w:date="2018-10-23T11:01:00Z">
                <w:rPr>
                  <w:rFonts w:ascii="Cambria Math" w:eastAsia="맑은 고딕" w:hAnsi="Cambria Math"/>
                  <w:color w:val="000000" w:themeColor="text1"/>
                  <w:sz w:val="24"/>
                  <w:lang w:eastAsia="ko-KR"/>
                </w:rPr>
                <m:t>x</m:t>
              </w:ins>
            </m:r>
          </m:sub>
        </m:sSub>
      </m:oMath>
      <w:ins w:id="123" w:author="이 진석" w:date="2018-10-23T11:01:00Z">
        <w:r w:rsidRPr="00A73892">
          <w:rPr>
            <w:rFonts w:ascii="맑은 고딕" w:eastAsia="맑은 고딕" w:hAnsi="맑은 고딕" w:hint="eastAsia"/>
            <w:color w:val="000000" w:themeColor="text1"/>
            <w:sz w:val="24"/>
            <w:lang w:eastAsia="ko-KR"/>
          </w:rPr>
          <w:t xml:space="preserve">) </w:t>
        </w:r>
        <m:oMath>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ins>
      <w:ins w:id="124" w:author="이 진석" w:date="2018-10-23T10:54:00Z">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Pr>
            <w:rFonts w:ascii="맑은 고딕" w:eastAsia="맑은 고딕" w:hAnsi="맑은 고딕" w:hint="eastAsia"/>
            <w:iCs/>
            <w:color w:val="000000" w:themeColor="text1"/>
            <w:sz w:val="24"/>
            <w:lang w:eastAsia="ko-KR"/>
          </w:rPr>
          <w:t>,</w:t>
        </w:r>
        <w:r w:rsidRPr="00C0387B">
          <w:rPr>
            <w:rFonts w:ascii="맑은 고딕" w:eastAsia="맑은 고딕" w:hAnsi="맑은 고딕" w:hint="eastAsia"/>
            <w:color w:val="000000" w:themeColor="text1"/>
            <w:sz w:val="24"/>
            <w:lang w:eastAsia="ko-KR"/>
          </w:rPr>
          <w:t xml:space="preserve"> </w:t>
        </w:r>
      </w:ins>
      <m:oMath>
        <m:func>
          <m:funcPr>
            <m:ctrlPr>
              <w:ins w:id="125" w:author="이 진석" w:date="2018-10-23T11:02:00Z">
                <w:rPr>
                  <w:rFonts w:ascii="Cambria Math" w:eastAsia="맑은 고딕" w:hAnsi="Cambria Math"/>
                  <w:i/>
                  <w:iCs/>
                  <w:color w:val="000000" w:themeColor="text1"/>
                  <w:sz w:val="24"/>
                  <w:lang w:eastAsia="ko-KR"/>
                </w:rPr>
              </w:ins>
            </m:ctrlPr>
          </m:funcPr>
          <m:fName>
            <m:r>
              <w:ins w:id="126" w:author="이 진석" w:date="2018-10-23T11:02:00Z">
                <m:rPr>
                  <m:sty m:val="p"/>
                </m:rPr>
                <w:rPr>
                  <w:rFonts w:ascii="Cambria Math" w:eastAsia="맑은 고딕" w:hAnsi="Cambria Math"/>
                  <w:color w:val="000000" w:themeColor="text1"/>
                  <w:sz w:val="24"/>
                  <w:lang w:eastAsia="ko-KR"/>
                </w:rPr>
                <m:t>cos</m:t>
              </w:ins>
            </m:r>
          </m:fName>
          <m:e>
            <m:d>
              <m:dPr>
                <m:ctrlPr>
                  <w:ins w:id="127" w:author="이 진석" w:date="2018-10-23T11:02:00Z">
                    <w:rPr>
                      <w:rFonts w:ascii="Cambria Math" w:eastAsia="맑은 고딕" w:hAnsi="Cambria Math"/>
                      <w:i/>
                      <w:iCs/>
                      <w:color w:val="000000" w:themeColor="text1"/>
                      <w:sz w:val="24"/>
                      <w:lang w:eastAsia="ko-KR"/>
                    </w:rPr>
                  </w:ins>
                </m:ctrlPr>
              </m:dPr>
              <m:e>
                <m:sSub>
                  <m:sSubPr>
                    <m:ctrlPr>
                      <w:ins w:id="128" w:author="이 진석" w:date="2018-10-23T11:02:00Z">
                        <w:rPr>
                          <w:rFonts w:ascii="Cambria Math" w:eastAsia="맑은 고딕" w:hAnsi="Cambria Math"/>
                          <w:i/>
                          <w:iCs/>
                          <w:color w:val="000000" w:themeColor="text1"/>
                          <w:sz w:val="24"/>
                          <w:lang w:eastAsia="ko-KR"/>
                        </w:rPr>
                      </w:ins>
                    </m:ctrlPr>
                  </m:sSubPr>
                  <m:e>
                    <m:r>
                      <w:ins w:id="129" w:author="이 진석" w:date="2018-10-23T11:02:00Z">
                        <m:rPr>
                          <m:sty m:val="p"/>
                        </m:rPr>
                        <w:rPr>
                          <w:rFonts w:ascii="Cambria Math" w:eastAsia="맑은 고딕" w:hAnsi="Cambria Math"/>
                          <w:color w:val="000000" w:themeColor="text1"/>
                          <w:sz w:val="24"/>
                          <w:lang w:eastAsia="ko-KR"/>
                        </w:rPr>
                        <m:t>∅</m:t>
                      </w:ins>
                    </m:r>
                  </m:e>
                  <m:sub>
                    <m:r>
                      <w:ins w:id="130" w:author="이 진석" w:date="2018-10-23T11:02:00Z">
                        <w:rPr>
                          <w:rFonts w:ascii="Cambria Math" w:eastAsia="맑은 고딕" w:hAnsi="Cambria Math"/>
                          <w:color w:val="000000" w:themeColor="text1"/>
                          <w:sz w:val="24"/>
                          <w:lang w:eastAsia="ko-KR"/>
                        </w:rPr>
                        <m:t>0</m:t>
                      </w:ins>
                    </m:r>
                  </m:sub>
                </m:sSub>
              </m:e>
            </m:d>
          </m:e>
        </m:func>
        <m:r>
          <w:ins w:id="131" w:author="이 진석" w:date="2018-10-23T11:02:00Z">
            <w:rPr>
              <w:rFonts w:ascii="Cambria Math" w:eastAsia="맑은 고딕" w:hAnsi="Cambria Math"/>
              <w:color w:val="000000" w:themeColor="text1"/>
              <w:sz w:val="24"/>
              <w:lang w:eastAsia="ko-KR"/>
            </w:rPr>
            <m:t>∙</m:t>
          </w:ins>
        </m:r>
        <m:sSub>
          <m:sSubPr>
            <m:ctrlPr>
              <w:ins w:id="132" w:author="이 진석" w:date="2018-10-23T11:02:00Z">
                <w:rPr>
                  <w:rFonts w:ascii="Cambria Math" w:eastAsia="맑은 고딕" w:hAnsi="Cambria Math"/>
                  <w:i/>
                  <w:iCs/>
                  <w:color w:val="000000" w:themeColor="text1"/>
                  <w:sz w:val="24"/>
                  <w:lang w:eastAsia="ko-KR"/>
                </w:rPr>
              </w:ins>
            </m:ctrlPr>
          </m:sSubPr>
          <m:e>
            <m:r>
              <w:ins w:id="133" w:author="이 진석" w:date="2018-10-23T11:02:00Z">
                <m:rPr>
                  <m:sty m:val="p"/>
                </m:rPr>
                <w:rPr>
                  <w:rFonts w:ascii="Cambria Math" w:eastAsia="맑은 고딕" w:hAnsi="Cambria Math"/>
                  <w:color w:val="000000" w:themeColor="text1"/>
                  <w:sz w:val="24"/>
                  <w:lang w:eastAsia="ko-KR"/>
                </w:rPr>
                <m:t>(</m:t>
              </w:ins>
            </m:r>
            <m:r>
              <w:ins w:id="134" w:author="이 진석" w:date="2018-10-23T11:02:00Z">
                <w:rPr>
                  <w:rFonts w:ascii="Cambria Math" w:eastAsia="맑은 고딕" w:hAnsi="Cambria Math"/>
                  <w:color w:val="000000" w:themeColor="text1"/>
                  <w:sz w:val="24"/>
                  <w:lang w:val="el-GR" w:eastAsia="ko-KR"/>
                </w:rPr>
                <m:t>π</m:t>
              </w:ins>
            </m:r>
            <m:r>
              <w:ins w:id="135" w:author="이 진석" w:date="2018-10-23T11:02:00Z">
                <m:rPr>
                  <m:sty m:val="p"/>
                </m:rPr>
                <w:rPr>
                  <w:rFonts w:ascii="Cambria Math" w:eastAsia="맑은 고딕" w:hAnsi="Cambria Math"/>
                  <w:color w:val="000000" w:themeColor="text1"/>
                  <w:sz w:val="24"/>
                  <w:lang w:eastAsia="ko-KR"/>
                </w:rPr>
                <m:t>-</m:t>
              </w:ins>
            </m:r>
            <m:r>
              <w:ins w:id="136" w:author="이 진석" w:date="2018-10-23T11:02:00Z">
                <w:rPr>
                  <w:rFonts w:ascii="Cambria Math" w:eastAsia="맑은 고딕" w:hAnsi="Cambria Math"/>
                  <w:color w:val="000000" w:themeColor="text1"/>
                  <w:sz w:val="24"/>
                  <w:lang w:eastAsia="ko-KR"/>
                </w:rPr>
                <m:t>θ</m:t>
              </w:ins>
            </m:r>
          </m:e>
          <m:sub>
            <m:r>
              <w:ins w:id="137" w:author="이 진석" w:date="2018-10-23T11:02:00Z">
                <m:rPr>
                  <m:sty m:val="p"/>
                </m:rPr>
                <w:rPr>
                  <w:rFonts w:ascii="Cambria Math" w:eastAsia="맑은 고딕" w:hAnsi="Cambria Math"/>
                  <w:color w:val="000000" w:themeColor="text1"/>
                  <w:sz w:val="24"/>
                  <w:lang w:eastAsia="ko-KR"/>
                </w:rPr>
                <m:t>1</m:t>
              </w:ins>
            </m:r>
            <m:r>
              <w:ins w:id="138" w:author="이 진석" w:date="2018-10-23T11:02:00Z">
                <w:rPr>
                  <w:rFonts w:ascii="Cambria Math" w:eastAsia="맑은 고딕" w:hAnsi="Cambria Math"/>
                  <w:color w:val="000000" w:themeColor="text1"/>
                  <w:sz w:val="24"/>
                  <w:lang w:eastAsia="ko-KR"/>
                </w:rPr>
                <m:t>x</m:t>
              </w:ins>
            </m:r>
          </m:sub>
        </m:sSub>
        <m:r>
          <w:ins w:id="139" w:author="이 진석" w:date="2018-10-23T11:02:00Z">
            <m:rPr>
              <m:nor/>
            </m:rPr>
            <w:rPr>
              <w:rFonts w:ascii="맑은 고딕" w:eastAsia="맑은 고딕" w:hAnsi="맑은 고딕" w:hint="eastAsia"/>
              <w:color w:val="000000" w:themeColor="text1"/>
              <w:sz w:val="24"/>
              <w:lang w:eastAsia="ko-KR"/>
            </w:rPr>
            <m:t>)</m:t>
          </w:ins>
        </m:r>
        <m:r>
          <w:ins w:id="140" w:author="이 진석" w:date="2018-10-23T11:02:00Z">
            <w:rPr>
              <w:rFonts w:ascii="Cambria Math" w:eastAsia="맑은 고딕" w:hAnsi="Cambria Math"/>
              <w:color w:val="000000" w:themeColor="text1"/>
              <w:sz w:val="24"/>
              <w:lang w:eastAsia="ko-KR"/>
            </w:rPr>
            <m:t>-</m:t>
          </w:ins>
        </m:r>
      </m:oMath>
      <w:ins w:id="141" w:author="이 진석" w:date="2018-10-23T11:02:00Z">
        <w:r w:rsidRPr="00A7389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ins>
      <w:ins w:id="142" w:author="이 진석" w:date="2018-10-23T10:54:00Z">
        <w:r>
          <w:rPr>
            <w:rFonts w:ascii="맑은 고딕" w:eastAsia="맑은 고딕" w:hAnsi="맑은 고딕" w:hint="eastAsia"/>
            <w:iCs/>
            <w:color w:val="000000" w:themeColor="text1"/>
            <w:sz w:val="24"/>
            <w:lang w:eastAsia="ko-KR"/>
          </w:rPr>
          <w:t>)</w:t>
        </w:r>
      </w:ins>
    </w:p>
    <w:p w:rsidR="00E17544" w:rsidRDefault="00E17544" w:rsidP="00E17544">
      <w:pPr>
        <w:adjustRightInd w:val="0"/>
        <w:spacing w:line="360" w:lineRule="auto"/>
        <w:ind w:firstLineChars="330" w:firstLine="792"/>
        <w:outlineLvl w:val="1"/>
        <w:rPr>
          <w:ins w:id="143" w:author="이 진석" w:date="2018-10-23T10:54:00Z"/>
          <w:rFonts w:ascii="맑은 고딕" w:eastAsia="맑은 고딕" w:hAnsi="맑은 고딕"/>
          <w:iCs/>
          <w:color w:val="000000" w:themeColor="text1"/>
          <w:sz w:val="24"/>
          <w:lang w:eastAsia="ko-KR"/>
        </w:rPr>
      </w:pPr>
      <w:ins w:id="144" w:author="이 진석" w:date="2018-10-23T10:54:00Z">
        <w:r>
          <w:rPr>
            <w:rFonts w:ascii="맑은 고딕" w:eastAsia="맑은 고딕" w:hAnsi="맑은 고딕" w:hint="eastAsia"/>
            <w:color w:val="000000" w:themeColor="text1"/>
            <w:sz w:val="24"/>
            <w:lang w:eastAsia="ko-KR"/>
          </w:rPr>
          <w:t>(단,</w:t>
        </w:r>
        <w:r>
          <w:rPr>
            <w:rFonts w:ascii="맑은 고딕" w:eastAsia="맑은 고딕" w:hAnsi="맑은 고딕"/>
            <w:color w:val="000000" w:themeColor="text1"/>
            <w:sz w:val="24"/>
            <w:lang w:eastAsia="ko-KR"/>
          </w:rPr>
          <w:t xml:space="preserve"> </w:t>
        </w:r>
        <w:r>
          <w:rPr>
            <w:rFonts w:ascii="맑은 고딕" w:eastAsia="맑은 고딕" w:hAnsi="맑은 고딕" w:hint="eastAsia"/>
            <w:iCs/>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)는 </w:t>
        </w:r>
        <w:r>
          <w:rPr>
            <w:rFonts w:ascii="맑은 고딕" w:eastAsia="맑은 고딕" w:hAnsi="맑은 고딕" w:hint="eastAsia"/>
            <w:color w:val="000000" w:themeColor="text1"/>
            <w:sz w:val="24"/>
            <w:lang w:eastAsia="ko-KR"/>
          </w:rPr>
          <w:t xml:space="preserve">상완부의 움직임 데이터이고, </w:t>
        </w:r>
        <w:r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 xml:space="preserve">는 자이로센서의 </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개 방향 각도이고,</w:t>
        </w:r>
        <w:r>
          <w:rPr>
            <w:rFonts w:ascii="맑은 고딕" w:eastAsia="맑은 고딕" w:hAnsi="맑은 고딕"/>
            <w:iCs/>
            <w:color w:val="000000" w:themeColor="text1"/>
            <w:sz w:val="24"/>
            <w:lang w:eastAsia="ko-KR"/>
          </w:rPr>
          <w:t xml:space="preserve"> </w:t>
        </w:r>
      </w:ins>
      <m:oMath>
        <m:sSub>
          <m:sSubPr>
            <m:ctrlPr>
              <w:ins w:id="145" w:author="이 진석" w:date="2018-10-23T11:02:00Z">
                <w:rPr>
                  <w:rFonts w:ascii="Cambria Math" w:eastAsia="맑은 고딕" w:hAnsi="Cambria Math"/>
                  <w:iCs/>
                  <w:color w:val="000000" w:themeColor="text1"/>
                  <w:sz w:val="24"/>
                  <w:lang w:eastAsia="ko-KR"/>
                </w:rPr>
              </w:ins>
            </m:ctrlPr>
          </m:sSubPr>
          <m:e>
            <m:r>
              <w:ins w:id="146" w:author="이 진석" w:date="2018-10-23T11:02:00Z">
                <w:rPr>
                  <w:rFonts w:ascii="Cambria Math" w:eastAsia="맑은 고딕" w:hAnsi="Cambria Math"/>
                  <w:color w:val="000000" w:themeColor="text1"/>
                  <w:sz w:val="24"/>
                  <w:lang w:eastAsia="ko-KR"/>
                </w:rPr>
                <m:t>θ</m:t>
              </w:ins>
            </m:r>
          </m:e>
          <m:sub>
            <m:r>
              <w:ins w:id="147" w:author="이 진석" w:date="2018-10-23T11:02:00Z">
                <m:rPr>
                  <m:sty m:val="p"/>
                </m:rPr>
                <w:rPr>
                  <w:rFonts w:ascii="Cambria Math" w:eastAsia="맑은 고딕" w:hAnsi="Cambria Math"/>
                  <w:color w:val="000000" w:themeColor="text1"/>
                  <w:sz w:val="24"/>
                  <w:lang w:eastAsia="ko-KR"/>
                </w:rPr>
                <m:t>1</m:t>
              </w:ins>
            </m:r>
            <m:r>
              <w:ins w:id="148" w:author="이 진석" w:date="2018-10-23T11:02:00Z">
                <w:rPr>
                  <w:rFonts w:ascii="Cambria Math" w:eastAsia="맑은 고딕" w:hAnsi="Cambria Math"/>
                  <w:color w:val="000000" w:themeColor="text1"/>
                  <w:sz w:val="24"/>
                  <w:lang w:eastAsia="ko-KR"/>
                </w:rPr>
                <m:t>x</m:t>
              </w:ins>
            </m:r>
          </m:sub>
        </m:sSub>
      </m:oMath>
      <w:ins w:id="149" w:author="이 진석" w:date="2018-10-23T11:02:00Z">
        <w:r>
          <w:rPr>
            <w:rFonts w:ascii="맑은 고딕" w:eastAsia="맑은 고딕" w:hAnsi="맑은 고딕" w:hint="eastAsia"/>
            <w:iCs/>
            <w:color w:val="000000" w:themeColor="text1"/>
            <w:sz w:val="24"/>
            <w:lang w:eastAsia="ko-KR"/>
          </w:rPr>
          <w:t>은 팔꿈치의 접힘 각도임</w:t>
        </w:r>
      </w:ins>
      <w:ins w:id="150" w:author="이 진석" w:date="2018-10-23T10:54:00Z">
        <w:r>
          <w:rPr>
            <w:rFonts w:ascii="맑은 고딕" w:eastAsia="맑은 고딕" w:hAnsi="맑은 고딕" w:hint="eastAsia"/>
            <w:iCs/>
            <w:color w:val="000000" w:themeColor="text1"/>
            <w:sz w:val="24"/>
            <w:lang w:eastAsia="ko-KR"/>
          </w:rPr>
          <w:t>.)</w:t>
        </w:r>
      </w:ins>
    </w:p>
    <w:p w:rsidR="00E132E2" w:rsidRPr="00E17544" w:rsidRDefault="00E132E2" w:rsidP="009F4229">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7724B5" w:rsidRPr="00B26483" w:rsidRDefault="007724B5" w:rsidP="007724B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del w:id="151" w:author="이 진석" w:date="2018-10-23T10:55:00Z">
        <w:r w:rsidR="006A1B35" w:rsidDel="00E17544">
          <w:rPr>
            <w:rFonts w:ascii="맑은 고딕" w:eastAsia="맑은 고딕" w:hAnsi="맑은 고딕"/>
            <w:color w:val="000000" w:themeColor="text1"/>
            <w:sz w:val="24"/>
            <w:lang w:eastAsia="ko-KR"/>
          </w:rPr>
          <w:delText>5</w:delText>
        </w:r>
      </w:del>
      <w:ins w:id="152" w:author="이 진석" w:date="2018-10-23T10:55:00Z">
        <w:r w:rsidR="00E17544">
          <w:rPr>
            <w:rFonts w:ascii="맑은 고딕" w:eastAsia="맑은 고딕" w:hAnsi="맑은 고딕"/>
            <w:color w:val="000000" w:themeColor="text1"/>
            <w:sz w:val="24"/>
            <w:lang w:eastAsia="ko-KR"/>
          </w:rPr>
          <w:t>6</w:t>
        </w:r>
      </w:ins>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7724B5" w:rsidP="007724B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del w:id="153" w:author="이 진석" w:date="2018-10-23T10:47:00Z">
        <w:r w:rsidR="006A1B35" w:rsidDel="00E132E2">
          <w:rPr>
            <w:rFonts w:ascii="맑은 고딕" w:eastAsia="맑은 고딕" w:hAnsi="맑은 고딕"/>
            <w:color w:val="000000" w:themeColor="text1"/>
            <w:sz w:val="24"/>
            <w:lang w:eastAsia="ko-KR"/>
          </w:rPr>
          <w:delText>4</w:delText>
        </w:r>
      </w:del>
      <w:ins w:id="154" w:author="이 진석" w:date="2018-10-23T10:47:00Z">
        <w:r w:rsidR="00E132E2">
          <w:rPr>
            <w:rFonts w:ascii="맑은 고딕" w:eastAsia="맑은 고딕" w:hAnsi="맑은 고딕"/>
            <w:color w:val="000000" w:themeColor="text1"/>
            <w:sz w:val="24"/>
            <w:lang w:eastAsia="ko-KR"/>
          </w:rPr>
          <w:t>2</w:t>
        </w:r>
      </w:ins>
      <w:r>
        <w:rPr>
          <w:rFonts w:ascii="맑은 고딕" w:eastAsia="맑은 고딕" w:hAnsi="맑은 고딕" w:hint="eastAsia"/>
          <w:color w:val="000000" w:themeColor="text1"/>
          <w:sz w:val="24"/>
          <w:lang w:eastAsia="ko-KR"/>
        </w:rPr>
        <w:t>항에 있어서,</w:t>
      </w:r>
    </w:p>
    <w:p w:rsidR="007724B5" w:rsidRDefault="007724B5" w:rsidP="007724B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통신부는</w:t>
      </w:r>
      <w:r w:rsidR="00B735DE">
        <w:rPr>
          <w:rFonts w:ascii="맑은 고딕" w:eastAsia="맑은 고딕" w:hAnsi="맑은 고딕" w:hint="eastAsia"/>
          <w:color w:val="000000" w:themeColor="text1"/>
          <w:sz w:val="24"/>
          <w:lang w:eastAsia="ko-KR"/>
        </w:rPr>
        <w:t>,</w:t>
      </w:r>
    </w:p>
    <w:p w:rsidR="007724B5" w:rsidDel="00B403A3" w:rsidRDefault="007724B5" w:rsidP="007724B5">
      <w:pPr>
        <w:adjustRightInd w:val="0"/>
        <w:spacing w:line="360" w:lineRule="auto"/>
        <w:ind w:firstLineChars="330" w:firstLine="792"/>
        <w:outlineLvl w:val="1"/>
        <w:rPr>
          <w:del w:id="155" w:author="이 진석" w:date="2018-10-23T11:31:00Z"/>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제2디바이스로부터 상기 사용자의 손목의 움직임 데이터를 수신하는 것을 특징으로 하는 시스템.</w:t>
      </w:r>
    </w:p>
    <w:p w:rsidR="00B735DE" w:rsidRPr="006E03DE" w:rsidRDefault="00B735DE" w:rsidP="007724B5">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FB2EC8" w:rsidRPr="00B26483" w:rsidDel="00E132E2" w:rsidRDefault="00FB2EC8" w:rsidP="00FB2EC8">
      <w:pPr>
        <w:adjustRightInd w:val="0"/>
        <w:spacing w:line="360" w:lineRule="auto"/>
        <w:outlineLvl w:val="1"/>
        <w:rPr>
          <w:del w:id="156" w:author="이 진석" w:date="2018-10-23T10:46:00Z"/>
          <w:rFonts w:ascii="맑은 고딕" w:eastAsia="맑은 고딕" w:hAnsi="맑은 고딕"/>
          <w:color w:val="000000" w:themeColor="text1"/>
          <w:sz w:val="24"/>
          <w:lang w:eastAsia="ko-KR"/>
        </w:rPr>
      </w:pPr>
      <w:del w:id="157" w:author="이 진석" w:date="2018-10-23T10:46:00Z">
        <w:r w:rsidRPr="00B26483" w:rsidDel="00E132E2">
          <w:rPr>
            <w:rFonts w:ascii="맑은 고딕" w:eastAsia="맑은 고딕" w:hAnsi="맑은 고딕"/>
            <w:color w:val="000000" w:themeColor="text1"/>
            <w:sz w:val="24"/>
            <w:lang w:eastAsia="ko-KR"/>
          </w:rPr>
          <w:delText xml:space="preserve">【청구항 </w:delText>
        </w:r>
        <w:r w:rsidDel="00E132E2">
          <w:rPr>
            <w:rFonts w:ascii="맑은 고딕" w:eastAsia="맑은 고딕" w:hAnsi="맑은 고딕"/>
            <w:color w:val="000000" w:themeColor="text1"/>
            <w:sz w:val="24"/>
            <w:lang w:eastAsia="ko-KR"/>
          </w:rPr>
          <w:delText>6</w:delText>
        </w:r>
        <w:r w:rsidRPr="00B26483" w:rsidDel="00E132E2">
          <w:rPr>
            <w:rFonts w:ascii="맑은 고딕" w:eastAsia="맑은 고딕" w:hAnsi="맑은 고딕"/>
            <w:color w:val="000000" w:themeColor="text1"/>
            <w:sz w:val="24"/>
            <w:lang w:eastAsia="ko-KR"/>
          </w:rPr>
          <w:delText>】</w:delText>
        </w:r>
        <w:r w:rsidRPr="00792056" w:rsidDel="00E132E2">
          <w:rPr>
            <w:rFonts w:ascii="맑은 고딕" w:eastAsia="맑은 고딕" w:hAnsi="맑은 고딕"/>
            <w:color w:val="000000" w:themeColor="text1"/>
            <w:sz w:val="24"/>
            <w:lang w:eastAsia="ko-KR"/>
          </w:rPr>
          <w:delText xml:space="preserve"> </w:delText>
        </w:r>
      </w:del>
    </w:p>
    <w:p w:rsidR="00B735DE" w:rsidDel="00E132E2" w:rsidRDefault="00FB2EC8" w:rsidP="00FB2EC8">
      <w:pPr>
        <w:adjustRightInd w:val="0"/>
        <w:spacing w:line="360" w:lineRule="auto"/>
        <w:ind w:firstLineChars="330" w:firstLine="792"/>
        <w:outlineLvl w:val="1"/>
        <w:rPr>
          <w:del w:id="158" w:author="이 진석" w:date="2018-10-23T10:46:00Z"/>
          <w:rFonts w:ascii="맑은 고딕" w:eastAsia="맑은 고딕" w:hAnsi="맑은 고딕"/>
          <w:color w:val="000000" w:themeColor="text1"/>
          <w:sz w:val="24"/>
          <w:lang w:eastAsia="ko-KR"/>
        </w:rPr>
      </w:pPr>
      <w:del w:id="159" w:author="이 진석" w:date="2018-10-23T10:46:00Z">
        <w:r w:rsidDel="00E132E2">
          <w:rPr>
            <w:rFonts w:ascii="맑은 고딕" w:eastAsia="맑은 고딕" w:hAnsi="맑은 고딕" w:hint="eastAsia"/>
            <w:color w:val="000000" w:themeColor="text1"/>
            <w:sz w:val="24"/>
            <w:lang w:eastAsia="ko-KR"/>
          </w:rPr>
          <w:delText>제</w:delText>
        </w:r>
        <w:r w:rsidDel="00E132E2">
          <w:rPr>
            <w:rFonts w:ascii="맑은 고딕" w:eastAsia="맑은 고딕" w:hAnsi="맑은 고딕"/>
            <w:color w:val="000000" w:themeColor="text1"/>
            <w:sz w:val="24"/>
            <w:lang w:eastAsia="ko-KR"/>
          </w:rPr>
          <w:delText>5</w:delText>
        </w:r>
        <w:r w:rsidDel="00E132E2">
          <w:rPr>
            <w:rFonts w:ascii="맑은 고딕" w:eastAsia="맑은 고딕" w:hAnsi="맑은 고딕" w:hint="eastAsia"/>
            <w:color w:val="000000" w:themeColor="text1"/>
            <w:sz w:val="24"/>
            <w:lang w:eastAsia="ko-KR"/>
          </w:rPr>
          <w:delText>항에 있어서,</w:delText>
        </w:r>
      </w:del>
    </w:p>
    <w:p w:rsidR="00FB2EC8" w:rsidDel="00E132E2" w:rsidRDefault="00FB2EC8" w:rsidP="00FB2EC8">
      <w:pPr>
        <w:adjustRightInd w:val="0"/>
        <w:spacing w:line="360" w:lineRule="auto"/>
        <w:ind w:firstLineChars="330" w:firstLine="792"/>
        <w:outlineLvl w:val="1"/>
        <w:rPr>
          <w:del w:id="160" w:author="이 진석" w:date="2018-10-23T10:46:00Z"/>
          <w:rFonts w:ascii="맑은 고딕" w:eastAsia="맑은 고딕" w:hAnsi="맑은 고딕"/>
          <w:color w:val="000000" w:themeColor="text1"/>
          <w:sz w:val="24"/>
          <w:lang w:eastAsia="ko-KR"/>
        </w:rPr>
      </w:pPr>
      <w:del w:id="161" w:author="이 진석" w:date="2018-10-23T10:46:00Z">
        <w:r w:rsidDel="00E132E2">
          <w:rPr>
            <w:rFonts w:ascii="맑은 고딕" w:eastAsia="맑은 고딕" w:hAnsi="맑은 고딕" w:hint="eastAsia"/>
            <w:color w:val="000000" w:themeColor="text1"/>
            <w:sz w:val="24"/>
            <w:lang w:eastAsia="ko-KR"/>
          </w:rPr>
          <w:delText>상기 제어부는</w:delText>
        </w:r>
        <w:r w:rsidR="00B735DE" w:rsidDel="00E132E2">
          <w:rPr>
            <w:rFonts w:ascii="맑은 고딕" w:eastAsia="맑은 고딕" w:hAnsi="맑은 고딕" w:hint="eastAsia"/>
            <w:color w:val="000000" w:themeColor="text1"/>
            <w:sz w:val="24"/>
            <w:lang w:eastAsia="ko-KR"/>
          </w:rPr>
          <w:delText>,</w:delText>
        </w:r>
      </w:del>
    </w:p>
    <w:p w:rsidR="00FB2EC8" w:rsidDel="00E132E2" w:rsidRDefault="00FB2EC8" w:rsidP="00FB2EC8">
      <w:pPr>
        <w:adjustRightInd w:val="0"/>
        <w:spacing w:line="360" w:lineRule="auto"/>
        <w:ind w:firstLineChars="330" w:firstLine="792"/>
        <w:outlineLvl w:val="1"/>
        <w:rPr>
          <w:del w:id="162" w:author="이 진석" w:date="2018-10-23T10:46:00Z"/>
          <w:rFonts w:ascii="맑은 고딕" w:eastAsia="맑은 고딕" w:hAnsi="맑은 고딕"/>
          <w:color w:val="000000" w:themeColor="text1"/>
          <w:sz w:val="24"/>
          <w:lang w:eastAsia="ko-KR"/>
        </w:rPr>
      </w:pPr>
      <w:del w:id="163" w:author="이 진석" w:date="2018-10-23T10:46:00Z">
        <w:r w:rsidDel="00E132E2">
          <w:rPr>
            <w:rFonts w:ascii="맑은 고딕" w:eastAsia="맑은 고딕" w:hAnsi="맑은 고딕" w:hint="eastAsia"/>
            <w:color w:val="000000" w:themeColor="text1"/>
            <w:sz w:val="24"/>
            <w:lang w:eastAsia="ko-KR"/>
          </w:rPr>
          <w:delText>상기 사용자의 전완부의 움직임 데이터와 상기 거리 데이터와 동일 시간대의 손목의 움직임 데이터를 기초로 하여 실시간으로 팔의 움직임 데이터를 산출하여 디스플레이부로 전송하는 것을 특징으로 하는 동작인식 시스템.</w:delText>
        </w:r>
      </w:del>
    </w:p>
    <w:p w:rsidR="00B735DE" w:rsidRPr="00DC397D" w:rsidRDefault="00B735DE"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04B6B" w:rsidRPr="00B26483" w:rsidRDefault="00404B6B" w:rsidP="00404B6B">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FB2EC8">
        <w:rPr>
          <w:rFonts w:ascii="맑은 고딕" w:eastAsia="맑은 고딕" w:hAnsi="맑은 고딕"/>
          <w:color w:val="000000" w:themeColor="text1"/>
          <w:sz w:val="24"/>
          <w:lang w:eastAsia="ko-KR"/>
        </w:rPr>
        <w:t>7</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del w:id="164" w:author="이 진석" w:date="2018-10-23T10:55:00Z">
        <w:r w:rsidR="006A1B35" w:rsidDel="00E17544">
          <w:rPr>
            <w:rFonts w:ascii="맑은 고딕" w:eastAsia="맑은 고딕" w:hAnsi="맑은 고딕"/>
            <w:color w:val="000000" w:themeColor="text1"/>
            <w:sz w:val="24"/>
            <w:lang w:eastAsia="ko-KR"/>
          </w:rPr>
          <w:delText>5</w:delText>
        </w:r>
      </w:del>
      <w:ins w:id="165" w:author="이 진석" w:date="2018-10-23T10:55:00Z">
        <w:r w:rsidR="00E17544">
          <w:rPr>
            <w:rFonts w:ascii="맑은 고딕" w:eastAsia="맑은 고딕" w:hAnsi="맑은 고딕"/>
            <w:color w:val="000000" w:themeColor="text1"/>
            <w:sz w:val="24"/>
            <w:lang w:eastAsia="ko-KR"/>
          </w:rPr>
          <w:t>6</w:t>
        </w:r>
      </w:ins>
      <w:r>
        <w:rPr>
          <w:rFonts w:ascii="맑은 고딕" w:eastAsia="맑은 고딕" w:hAnsi="맑은 고딕" w:hint="eastAsia"/>
          <w:color w:val="000000" w:themeColor="text1"/>
          <w:sz w:val="24"/>
          <w:lang w:eastAsia="ko-KR"/>
        </w:rPr>
        <w:t>항에 있어서,</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735DE">
        <w:rPr>
          <w:rFonts w:ascii="맑은 고딕" w:eastAsia="맑은 고딕" w:hAnsi="맑은 고딕" w:hint="eastAsia"/>
          <w:color w:val="000000" w:themeColor="text1"/>
          <w:sz w:val="24"/>
          <w:lang w:eastAsia="ko-KR"/>
        </w:rPr>
        <w:t>,</w:t>
      </w:r>
    </w:p>
    <w:p w:rsidR="00404B6B" w:rsidRDefault="00DC588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상기 전완부의 움직임 데이터, 상기 상완부의 움직임 데이터, 상기 손목의 움직임 데이터,</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전완부의 길이, 상완부의 길이 및 손목의 길이를 </w:t>
      </w:r>
      <w:r w:rsidR="00404B6B">
        <w:rPr>
          <w:rFonts w:ascii="맑은 고딕" w:eastAsia="맑은 고딕" w:hAnsi="맑은 고딕" w:hint="eastAsia"/>
          <w:color w:val="000000" w:themeColor="text1"/>
          <w:sz w:val="24"/>
          <w:lang w:eastAsia="ko-KR"/>
        </w:rPr>
        <w:t>기초로 하여,</w:t>
      </w:r>
      <w:r w:rsidR="00404B6B">
        <w:rPr>
          <w:rFonts w:ascii="맑은 고딕" w:eastAsia="맑은 고딕" w:hAnsi="맑은 고딕"/>
          <w:color w:val="000000" w:themeColor="text1"/>
          <w:sz w:val="24"/>
          <w:lang w:eastAsia="ko-KR"/>
        </w:rPr>
        <w:t xml:space="preserve"> </w:t>
      </w:r>
      <w:r w:rsidR="008C2DCA">
        <w:rPr>
          <w:rFonts w:ascii="맑은 고딕" w:eastAsia="맑은 고딕" w:hAnsi="맑은 고딕" w:hint="eastAsia"/>
          <w:color w:val="000000" w:themeColor="text1"/>
          <w:sz w:val="24"/>
          <w:lang w:eastAsia="ko-KR"/>
        </w:rPr>
        <w:t xml:space="preserve">상기 </w:t>
      </w:r>
      <w:r w:rsidR="00404B6B">
        <w:rPr>
          <w:rFonts w:ascii="맑은 고딕" w:eastAsia="맑은 고딕" w:hAnsi="맑은 고딕" w:hint="eastAsia"/>
          <w:color w:val="000000" w:themeColor="text1"/>
          <w:sz w:val="24"/>
          <w:lang w:eastAsia="ko-KR"/>
        </w:rPr>
        <w:t>팔의 움직임 데이터를 산출하는</w:t>
      </w:r>
      <w:r w:rsidR="00404B6B">
        <w:rPr>
          <w:rFonts w:ascii="맑은 고딕" w:eastAsia="맑은 고딕" w:hAnsi="맑은 고딕"/>
          <w:color w:val="000000" w:themeColor="text1"/>
          <w:sz w:val="24"/>
          <w:lang w:eastAsia="ko-KR"/>
        </w:rPr>
        <w:t xml:space="preserve"> </w:t>
      </w:r>
      <w:r w:rsidR="00404B6B">
        <w:rPr>
          <w:rFonts w:ascii="맑은 고딕" w:eastAsia="맑은 고딕" w:hAnsi="맑은 고딕" w:hint="eastAsia"/>
          <w:color w:val="000000" w:themeColor="text1"/>
          <w:sz w:val="24"/>
          <w:lang w:eastAsia="ko-KR"/>
        </w:rPr>
        <w:t xml:space="preserve">것을 특징으로 하는 동작인식 </w:t>
      </w:r>
      <w:r w:rsidR="007724B5">
        <w:rPr>
          <w:rFonts w:ascii="맑은 고딕" w:eastAsia="맑은 고딕" w:hAnsi="맑은 고딕" w:hint="eastAsia"/>
          <w:color w:val="000000" w:themeColor="text1"/>
          <w:sz w:val="24"/>
          <w:lang w:eastAsia="ko-KR"/>
        </w:rPr>
        <w:t>시스템</w:t>
      </w:r>
      <w:r w:rsidR="00404B6B">
        <w:rPr>
          <w:rFonts w:ascii="맑은 고딕" w:eastAsia="맑은 고딕" w:hAnsi="맑은 고딕" w:hint="eastAsia"/>
          <w:color w:val="000000" w:themeColor="text1"/>
          <w:sz w:val="24"/>
          <w:lang w:eastAsia="ko-KR"/>
        </w:rPr>
        <w:t>.</w:t>
      </w:r>
    </w:p>
    <w:p w:rsidR="00B735DE" w:rsidRPr="00DC397D" w:rsidRDefault="00B735DE"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04B6B" w:rsidRPr="00B26483" w:rsidRDefault="00404B6B" w:rsidP="00404B6B">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FB2EC8">
        <w:rPr>
          <w:rFonts w:ascii="맑은 고딕" w:eastAsia="맑은 고딕" w:hAnsi="맑은 고딕"/>
          <w:color w:val="000000" w:themeColor="text1"/>
          <w:sz w:val="24"/>
          <w:lang w:eastAsia="ko-KR"/>
        </w:rPr>
        <w:t>8</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FB2EC8">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항에 있어서,</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735DE">
        <w:rPr>
          <w:rFonts w:ascii="맑은 고딕" w:eastAsia="맑은 고딕" w:hAnsi="맑은 고딕" w:hint="eastAsia"/>
          <w:color w:val="000000" w:themeColor="text1"/>
          <w:sz w:val="24"/>
          <w:lang w:eastAsia="ko-KR"/>
        </w:rPr>
        <w:t>,</w:t>
      </w:r>
    </w:p>
    <w:p w:rsidR="007334B9" w:rsidRDefault="00404B6B" w:rsidP="007334B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7724B5">
        <w:rPr>
          <w:rFonts w:ascii="맑은 고딕" w:eastAsia="맑은 고딕" w:hAnsi="맑은 고딕" w:hint="eastAsia"/>
          <w:color w:val="000000" w:themeColor="text1"/>
          <w:sz w:val="24"/>
          <w:lang w:eastAsia="ko-KR"/>
        </w:rPr>
        <w:t xml:space="preserve">손목의 </w:t>
      </w:r>
      <w:r w:rsidR="007334B9">
        <w:rPr>
          <w:rFonts w:ascii="맑은 고딕" w:eastAsia="맑은 고딕" w:hAnsi="맑은 고딕" w:hint="eastAsia"/>
          <w:color w:val="000000" w:themeColor="text1"/>
          <w:sz w:val="24"/>
          <w:lang w:eastAsia="ko-KR"/>
        </w:rPr>
        <w:t>움직임 데이터</w:t>
      </w:r>
      <w:r w:rsidR="006A1B35">
        <w:rPr>
          <w:rFonts w:ascii="맑은 고딕" w:eastAsia="맑은 고딕" w:hAnsi="맑은 고딕"/>
          <w:color w:val="000000" w:themeColor="text1"/>
          <w:sz w:val="24"/>
          <w:lang w:eastAsia="ko-KR"/>
        </w:rPr>
        <w:t>의</w:t>
      </w:r>
      <w:r w:rsidR="006A1B35">
        <w:rPr>
          <w:rFonts w:ascii="맑은 고딕" w:eastAsia="맑은 고딕" w:hAnsi="맑은 고딕" w:hint="eastAsia"/>
          <w:color w:val="000000" w:themeColor="text1"/>
          <w:sz w:val="24"/>
          <w:lang w:eastAsia="ko-KR"/>
        </w:rPr>
        <w:t xml:space="preserve"> </w:t>
      </w:r>
      <w:r w:rsidR="007334B9">
        <w:rPr>
          <w:rFonts w:ascii="맑은 고딕" w:eastAsia="맑은 고딕" w:hAnsi="맑은 고딕" w:hint="eastAsia"/>
          <w:color w:val="000000" w:themeColor="text1"/>
          <w:sz w:val="24"/>
          <w:lang w:eastAsia="ko-KR"/>
        </w:rPr>
        <w:t xml:space="preserve">일부와 </w:t>
      </w:r>
      <w:r>
        <w:rPr>
          <w:rFonts w:ascii="맑은 고딕" w:eastAsia="맑은 고딕" w:hAnsi="맑은 고딕" w:hint="eastAsia"/>
          <w:color w:val="000000" w:themeColor="text1"/>
          <w:sz w:val="24"/>
          <w:lang w:eastAsia="ko-KR"/>
        </w:rPr>
        <w:t xml:space="preserve">상완부의 </w:t>
      </w:r>
      <w:r w:rsidR="007334B9">
        <w:rPr>
          <w:rFonts w:ascii="맑은 고딕" w:eastAsia="맑은 고딕" w:hAnsi="맑은 고딕" w:hint="eastAsia"/>
          <w:color w:val="000000" w:themeColor="text1"/>
          <w:sz w:val="24"/>
          <w:lang w:eastAsia="ko-KR"/>
        </w:rPr>
        <w:t>뒤틀림 각도를 기초로 하여,</w:t>
      </w:r>
      <w:r w:rsidR="007334B9">
        <w:rPr>
          <w:rFonts w:ascii="맑은 고딕" w:eastAsia="맑은 고딕" w:hAnsi="맑은 고딕"/>
          <w:color w:val="000000" w:themeColor="text1"/>
          <w:sz w:val="24"/>
          <w:lang w:eastAsia="ko-KR"/>
        </w:rPr>
        <w:t xml:space="preserve"> </w:t>
      </w:r>
      <w:r w:rsidR="007334B9">
        <w:rPr>
          <w:rFonts w:ascii="맑은 고딕" w:eastAsia="맑은 고딕" w:hAnsi="맑은 고딕" w:hint="eastAsia"/>
          <w:color w:val="000000" w:themeColor="text1"/>
          <w:sz w:val="24"/>
          <w:lang w:eastAsia="ko-KR"/>
        </w:rPr>
        <w:t>전완부의 뒤틀림 각도</w:t>
      </w:r>
      <w:r>
        <w:rPr>
          <w:rFonts w:ascii="맑은 고딕" w:eastAsia="맑은 고딕" w:hAnsi="맑은 고딕" w:hint="eastAsia"/>
          <w:color w:val="000000" w:themeColor="text1"/>
          <w:sz w:val="24"/>
          <w:lang w:eastAsia="ko-KR"/>
        </w:rPr>
        <w:t>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것을 특징으로 하는 동작인식 </w:t>
      </w:r>
      <w:r w:rsidR="009F4229">
        <w:rPr>
          <w:rFonts w:ascii="맑은 고딕" w:eastAsia="맑은 고딕" w:hAnsi="맑은 고딕" w:hint="eastAsia"/>
          <w:color w:val="000000" w:themeColor="text1"/>
          <w:sz w:val="24"/>
          <w:lang w:eastAsia="ko-KR"/>
        </w:rPr>
        <w:t>시스템</w:t>
      </w:r>
      <w:r>
        <w:rPr>
          <w:rFonts w:ascii="맑은 고딕" w:eastAsia="맑은 고딕" w:hAnsi="맑은 고딕" w:hint="eastAsia"/>
          <w:color w:val="000000" w:themeColor="text1"/>
          <w:sz w:val="24"/>
          <w:lang w:eastAsia="ko-KR"/>
        </w:rPr>
        <w:t>.</w:t>
      </w:r>
    </w:p>
    <w:p w:rsidR="00B735DE" w:rsidRPr="007724B5" w:rsidRDefault="00B735DE" w:rsidP="007334B9">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7724B5" w:rsidRPr="00B26483" w:rsidRDefault="007724B5" w:rsidP="007724B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FB2EC8">
        <w:rPr>
          <w:rFonts w:ascii="맑은 고딕" w:eastAsia="맑은 고딕" w:hAnsi="맑은 고딕"/>
          <w:color w:val="000000" w:themeColor="text1"/>
          <w:sz w:val="24"/>
          <w:lang w:eastAsia="ko-KR"/>
        </w:rPr>
        <w:t>9</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7724B5" w:rsidRDefault="007724B5" w:rsidP="007724B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FB2EC8">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항에 있어서,</w:t>
      </w:r>
    </w:p>
    <w:p w:rsidR="00B735DE" w:rsidRDefault="007724B5" w:rsidP="009278C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데이터는</w:t>
      </w:r>
      <w:r w:rsidR="00B735DE">
        <w:rPr>
          <w:rFonts w:ascii="맑은 고딕" w:eastAsia="맑은 고딕" w:hAnsi="맑은 고딕"/>
          <w:color w:val="000000" w:themeColor="text1"/>
          <w:sz w:val="24"/>
          <w:lang w:eastAsia="ko-KR"/>
        </w:rPr>
        <w:t>,</w:t>
      </w:r>
    </w:p>
    <w:p w:rsidR="0056435A" w:rsidRDefault="007724B5" w:rsidP="009278C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어깨의 위치, 팔꿈치의 위치 손목의 위치</w:t>
      </w:r>
      <w:r w:rsidR="009F4229" w:rsidRPr="009F4229">
        <w:rPr>
          <w:rFonts w:ascii="맑은 고딕" w:eastAsia="맑은 고딕" w:hAnsi="맑은 고딕" w:hint="eastAsia"/>
          <w:color w:val="000000" w:themeColor="text1"/>
          <w:sz w:val="24"/>
          <w:lang w:eastAsia="ko-KR"/>
        </w:rPr>
        <w:t xml:space="preserve"> </w:t>
      </w:r>
      <w:r w:rsidR="009F4229">
        <w:rPr>
          <w:rFonts w:ascii="맑은 고딕" w:eastAsia="맑은 고딕" w:hAnsi="맑은 고딕" w:hint="eastAsia"/>
          <w:color w:val="000000" w:themeColor="text1"/>
          <w:sz w:val="24"/>
          <w:lang w:eastAsia="ko-KR"/>
        </w:rPr>
        <w:t>및 손의 중심 위치</w:t>
      </w:r>
      <w:r>
        <w:rPr>
          <w:rFonts w:ascii="맑은 고딕" w:eastAsia="맑은 고딕" w:hAnsi="맑은 고딕" w:hint="eastAsia"/>
          <w:color w:val="000000" w:themeColor="text1"/>
          <w:sz w:val="24"/>
          <w:lang w:eastAsia="ko-KR"/>
        </w:rPr>
        <w:t xml:space="preserve">를 각각 나타내는 </w:t>
      </w:r>
      <w:del w:id="166" w:author="이 진석" w:date="2018-10-24T15:19:00Z">
        <w:r w:rsidDel="00BA5B6B">
          <w:rPr>
            <w:rFonts w:ascii="맑은 고딕" w:eastAsia="맑은 고딕" w:hAnsi="맑은 고딕"/>
            <w:color w:val="000000" w:themeColor="text1"/>
            <w:sz w:val="24"/>
            <w:lang w:eastAsia="ko-KR"/>
          </w:rPr>
          <w:delText>X</w:delText>
        </w:r>
        <w:r w:rsidDel="00BA5B6B">
          <w:rPr>
            <w:rFonts w:ascii="맑은 고딕" w:eastAsia="맑은 고딕" w:hAnsi="맑은 고딕" w:hint="eastAsia"/>
            <w:color w:val="000000" w:themeColor="text1"/>
            <w:sz w:val="24"/>
            <w:lang w:eastAsia="ko-KR"/>
          </w:rPr>
          <w:delText>축,</w:delText>
        </w:r>
        <w:r w:rsidDel="00BA5B6B">
          <w:rPr>
            <w:rFonts w:ascii="맑은 고딕" w:eastAsia="맑은 고딕" w:hAnsi="맑은 고딕"/>
            <w:color w:val="000000" w:themeColor="text1"/>
            <w:sz w:val="24"/>
            <w:lang w:eastAsia="ko-KR"/>
          </w:rPr>
          <w:delText xml:space="preserve"> </w:delText>
        </w:r>
        <w:r w:rsidDel="00BA5B6B">
          <w:rPr>
            <w:rFonts w:ascii="맑은 고딕" w:eastAsia="맑은 고딕" w:hAnsi="맑은 고딕" w:hint="eastAsia"/>
            <w:color w:val="000000" w:themeColor="text1"/>
            <w:sz w:val="24"/>
            <w:lang w:eastAsia="ko-KR"/>
          </w:rPr>
          <w:delText>Y축,</w:delText>
        </w:r>
        <w:r w:rsidDel="00BA5B6B">
          <w:rPr>
            <w:rFonts w:ascii="맑은 고딕" w:eastAsia="맑은 고딕" w:hAnsi="맑은 고딕"/>
            <w:color w:val="000000" w:themeColor="text1"/>
            <w:sz w:val="24"/>
            <w:lang w:eastAsia="ko-KR"/>
          </w:rPr>
          <w:delText xml:space="preserve"> </w:delText>
        </w:r>
        <w:r w:rsidDel="00BA5B6B">
          <w:rPr>
            <w:rFonts w:ascii="맑은 고딕" w:eastAsia="맑은 고딕" w:hAnsi="맑은 고딕" w:hint="eastAsia"/>
            <w:color w:val="000000" w:themeColor="text1"/>
            <w:sz w:val="24"/>
            <w:lang w:eastAsia="ko-KR"/>
          </w:rPr>
          <w:delText xml:space="preserve">Z축의 </w:delText>
        </w:r>
      </w:del>
      <w:r>
        <w:rPr>
          <w:rFonts w:ascii="맑은 고딕" w:eastAsia="맑은 고딕" w:hAnsi="맑은 고딕" w:hint="eastAsia"/>
          <w:color w:val="000000" w:themeColor="text1"/>
          <w:sz w:val="24"/>
          <w:lang w:eastAsia="ko-KR"/>
        </w:rPr>
        <w:t>좌표</w:t>
      </w:r>
      <w:r w:rsidR="009278C3">
        <w:rPr>
          <w:rFonts w:ascii="맑은 고딕" w:eastAsia="맑은 고딕" w:hAnsi="맑은 고딕" w:hint="eastAsia"/>
          <w:color w:val="000000" w:themeColor="text1"/>
          <w:sz w:val="24"/>
          <w:lang w:eastAsia="ko-KR"/>
        </w:rPr>
        <w:t>이고,</w:t>
      </w:r>
      <w:r w:rsidR="009278C3">
        <w:rPr>
          <w:rFonts w:ascii="맑은 고딕" w:eastAsia="맑은 고딕" w:hAnsi="맑은 고딕"/>
          <w:color w:val="000000" w:themeColor="text1"/>
          <w:sz w:val="24"/>
          <w:lang w:eastAsia="ko-KR"/>
        </w:rPr>
        <w:t xml:space="preserve"> </w:t>
      </w:r>
      <w:r w:rsidR="0056435A">
        <w:rPr>
          <w:rFonts w:ascii="맑은 고딕" w:eastAsia="맑은 고딕" w:hAnsi="맑은 고딕" w:hint="eastAsia"/>
          <w:color w:val="000000" w:themeColor="text1"/>
          <w:sz w:val="24"/>
          <w:lang w:eastAsia="ko-KR"/>
        </w:rPr>
        <w:t>상기 어깨의 위치를 기준점으로 하고,</w:t>
      </w:r>
      <w:r w:rsidR="0056435A">
        <w:rPr>
          <w:rFonts w:ascii="맑은 고딕" w:eastAsia="맑은 고딕" w:hAnsi="맑은 고딕"/>
          <w:color w:val="000000" w:themeColor="text1"/>
          <w:sz w:val="24"/>
          <w:lang w:eastAsia="ko-KR"/>
        </w:rPr>
        <w:t xml:space="preserve"> </w:t>
      </w:r>
      <w:r w:rsidR="0056435A">
        <w:rPr>
          <w:rFonts w:ascii="맑은 고딕" w:eastAsia="맑은 고딕" w:hAnsi="맑은 고딕" w:hint="eastAsia"/>
          <w:color w:val="000000" w:themeColor="text1"/>
          <w:sz w:val="24"/>
          <w:lang w:eastAsia="ko-KR"/>
        </w:rPr>
        <w:t>상기 기준점을 기초로 하여 상기 팔꿈치의 위치,</w:t>
      </w:r>
      <w:r w:rsidR="0056435A">
        <w:rPr>
          <w:rFonts w:ascii="맑은 고딕" w:eastAsia="맑은 고딕" w:hAnsi="맑은 고딕"/>
          <w:color w:val="000000" w:themeColor="text1"/>
          <w:sz w:val="24"/>
          <w:lang w:eastAsia="ko-KR"/>
        </w:rPr>
        <w:t xml:space="preserve"> </w:t>
      </w:r>
      <w:r w:rsidR="0056435A">
        <w:rPr>
          <w:rFonts w:ascii="맑은 고딕" w:eastAsia="맑은 고딕" w:hAnsi="맑은 고딕" w:hint="eastAsia"/>
          <w:color w:val="000000" w:themeColor="text1"/>
          <w:sz w:val="24"/>
          <w:lang w:eastAsia="ko-KR"/>
        </w:rPr>
        <w:t xml:space="preserve">상기 손목의 위치, 상기 손의 중심 위치를 </w:t>
      </w:r>
      <w:del w:id="167" w:author="이 진석" w:date="2018-10-23T09:30:00Z">
        <w:r w:rsidR="0056435A" w:rsidDel="00E23DB1">
          <w:rPr>
            <w:rFonts w:ascii="맑은 고딕" w:eastAsia="맑은 고딕" w:hAnsi="맑은 고딕" w:hint="eastAsia"/>
            <w:color w:val="000000" w:themeColor="text1"/>
            <w:sz w:val="24"/>
            <w:lang w:eastAsia="ko-KR"/>
          </w:rPr>
          <w:delText xml:space="preserve">순서대로 </w:delText>
        </w:r>
      </w:del>
      <w:r w:rsidR="0056435A">
        <w:rPr>
          <w:rFonts w:ascii="맑은 고딕" w:eastAsia="맑은 고딕" w:hAnsi="맑은 고딕" w:hint="eastAsia"/>
          <w:color w:val="000000" w:themeColor="text1"/>
          <w:sz w:val="24"/>
          <w:lang w:eastAsia="ko-KR"/>
        </w:rPr>
        <w:t>산출하는 것을 특징으로 하는 동작인식 시스템.</w:t>
      </w:r>
    </w:p>
    <w:p w:rsidR="00B735DE" w:rsidRPr="00943245" w:rsidRDefault="00B735DE" w:rsidP="009278C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943245" w:rsidRPr="00B26483" w:rsidRDefault="00943245" w:rsidP="0094324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FB2EC8">
        <w:rPr>
          <w:rFonts w:ascii="맑은 고딕" w:eastAsia="맑은 고딕" w:hAnsi="맑은 고딕"/>
          <w:color w:val="000000" w:themeColor="text1"/>
          <w:sz w:val="24"/>
          <w:lang w:eastAsia="ko-KR"/>
        </w:rPr>
        <w:t>10</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943245" w:rsidP="0094324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FB2EC8">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항에 있어서,</w:t>
      </w:r>
    </w:p>
    <w:p w:rsidR="00943245" w:rsidRDefault="00943245" w:rsidP="0094324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상기 디스플레이부는</w:t>
      </w:r>
      <w:r w:rsidR="00B735DE">
        <w:rPr>
          <w:rFonts w:ascii="맑은 고딕" w:eastAsia="맑은 고딕" w:hAnsi="맑은 고딕" w:hint="eastAsia"/>
          <w:color w:val="000000" w:themeColor="text1"/>
          <w:sz w:val="24"/>
          <w:lang w:eastAsia="ko-KR"/>
        </w:rPr>
        <w:t>,</w:t>
      </w:r>
    </w:p>
    <w:p w:rsidR="00943245" w:rsidRDefault="00943245" w:rsidP="0094324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어깨의 위치,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손목의 위치 및 상기 손의 중심 위치를 기초로 하여, 상기 제어부에 의해 생성된 팔 전체의 모형을 출력하는 것을 특징으로 하는 동작인식 시스템.</w:t>
      </w:r>
    </w:p>
    <w:p w:rsidR="00B735DE" w:rsidRPr="00DC397D" w:rsidRDefault="00B735DE" w:rsidP="00943245">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【청구항 1</w:t>
      </w:r>
      <w:r w:rsidR="00DA09E5">
        <w:rPr>
          <w:rFonts w:ascii="맑은 고딕" w:eastAsia="맑은 고딕" w:hAnsi="맑은 고딕"/>
          <w:color w:val="000000" w:themeColor="text1"/>
          <w:sz w:val="24"/>
          <w:lang w:eastAsia="ko-KR"/>
        </w:rPr>
        <w:t>1</w:t>
      </w:r>
      <w:r w:rsidRPr="00B26483">
        <w:rPr>
          <w:rFonts w:ascii="맑은 고딕" w:eastAsia="맑은 고딕" w:hAnsi="맑은 고딕"/>
          <w:color w:val="000000" w:themeColor="text1"/>
          <w:sz w:val="24"/>
          <w:lang w:eastAsia="ko-KR"/>
        </w:rPr>
        <w:t>】</w:t>
      </w:r>
    </w:p>
    <w:p w:rsidR="000F2193" w:rsidRDefault="00B403A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ins w:id="168" w:author="이 진석" w:date="2018-10-23T11:21:00Z">
        <w:r>
          <w:rPr>
            <w:rFonts w:ascii="맑은 고딕" w:eastAsia="맑은 고딕" w:hAnsi="맑은 고딕" w:hint="eastAsia"/>
            <w:color w:val="000000" w:themeColor="text1"/>
            <w:sz w:val="24"/>
            <w:lang w:eastAsia="ko-KR"/>
          </w:rPr>
          <w:t xml:space="preserve">제1디바이스의 </w:t>
        </w:r>
      </w:ins>
      <w:ins w:id="169" w:author="이 진석" w:date="2018-10-23T11:22:00Z">
        <w:r>
          <w:rPr>
            <w:rFonts w:ascii="맑은 고딕" w:eastAsia="맑은 고딕" w:hAnsi="맑은 고딕" w:hint="eastAsia"/>
            <w:color w:val="000000" w:themeColor="text1"/>
            <w:sz w:val="24"/>
            <w:lang w:eastAsia="ko-KR"/>
          </w:rPr>
          <w:t xml:space="preserve">자이로 센서에 의해 감지된 </w:t>
        </w:r>
      </w:ins>
      <w:r w:rsidR="000F2193">
        <w:rPr>
          <w:rFonts w:ascii="맑은 고딕" w:eastAsia="맑은 고딕" w:hAnsi="맑은 고딕" w:hint="eastAsia"/>
          <w:color w:val="000000" w:themeColor="text1"/>
          <w:sz w:val="24"/>
          <w:lang w:eastAsia="ko-KR"/>
        </w:rPr>
        <w:t xml:space="preserve">사용자의 전완부의 움직임 데이터와 </w:t>
      </w:r>
      <w:ins w:id="170" w:author="이 진석" w:date="2018-10-23T11:32:00Z">
        <w:r w:rsidR="0088798A">
          <w:rPr>
            <w:rFonts w:ascii="맑은 고딕" w:eastAsia="맑은 고딕" w:hAnsi="맑은 고딕" w:hint="eastAsia"/>
            <w:color w:val="000000" w:themeColor="text1"/>
            <w:sz w:val="24"/>
            <w:lang w:eastAsia="ko-KR"/>
          </w:rPr>
          <w:t xml:space="preserve">상기 </w:t>
        </w:r>
      </w:ins>
      <w:ins w:id="171" w:author="이 진석" w:date="2018-10-23T11:22:00Z">
        <w:r>
          <w:rPr>
            <w:rFonts w:ascii="맑은 고딕" w:eastAsia="맑은 고딕" w:hAnsi="맑은 고딕" w:hint="eastAsia"/>
            <w:color w:val="000000" w:themeColor="text1"/>
            <w:sz w:val="24"/>
            <w:lang w:eastAsia="ko-KR"/>
          </w:rPr>
          <w:t xml:space="preserve">제1디바이스의 거리측정 센서에 의해 측정된 </w:t>
        </w:r>
      </w:ins>
      <w:r w:rsidR="000F2193">
        <w:rPr>
          <w:rFonts w:ascii="맑은 고딕" w:eastAsia="맑은 고딕" w:hAnsi="맑은 고딕" w:hint="eastAsia"/>
          <w:color w:val="000000" w:themeColor="text1"/>
          <w:sz w:val="24"/>
          <w:lang w:eastAsia="ko-KR"/>
        </w:rPr>
        <w:t xml:space="preserve">거리 데이터를 </w:t>
      </w:r>
      <w:ins w:id="172" w:author="이 진석" w:date="2018-10-23T11:32:00Z">
        <w:r w:rsidR="0088798A">
          <w:rPr>
            <w:rFonts w:ascii="맑은 고딕" w:eastAsia="맑은 고딕" w:hAnsi="맑은 고딕" w:hint="eastAsia"/>
            <w:color w:val="000000" w:themeColor="text1"/>
            <w:sz w:val="24"/>
            <w:lang w:eastAsia="ko-KR"/>
          </w:rPr>
          <w:t xml:space="preserve">상기 </w:t>
        </w:r>
      </w:ins>
      <w:r w:rsidR="000F2193">
        <w:rPr>
          <w:rFonts w:ascii="맑은 고딕" w:eastAsia="맑은 고딕" w:hAnsi="맑은 고딕" w:hint="eastAsia"/>
          <w:color w:val="000000" w:themeColor="text1"/>
          <w:sz w:val="24"/>
          <w:lang w:eastAsia="ko-KR"/>
        </w:rPr>
        <w:t xml:space="preserve">제1디바이스로부터 수신하는 </w:t>
      </w:r>
      <w:r w:rsidR="005F5082">
        <w:rPr>
          <w:rFonts w:ascii="맑은 고딕" w:eastAsia="맑은 고딕" w:hAnsi="맑은 고딕" w:hint="eastAsia"/>
          <w:color w:val="000000" w:themeColor="text1"/>
          <w:sz w:val="24"/>
          <w:lang w:eastAsia="ko-KR"/>
        </w:rPr>
        <w:t>단계</w:t>
      </w:r>
      <w:r w:rsidR="000F2193">
        <w:rPr>
          <w:rFonts w:ascii="맑은 고딕" w:eastAsia="맑은 고딕" w:hAnsi="맑은 고딕" w:hint="eastAsia"/>
          <w:color w:val="000000" w:themeColor="text1"/>
          <w:sz w:val="24"/>
          <w:lang w:eastAsia="ko-KR"/>
        </w:rPr>
        <w:t>;</w:t>
      </w:r>
    </w:p>
    <w:p w:rsidR="00B403A3" w:rsidRDefault="00B403A3" w:rsidP="005F5082">
      <w:pPr>
        <w:adjustRightInd w:val="0"/>
        <w:spacing w:line="360" w:lineRule="auto"/>
        <w:ind w:firstLineChars="330" w:firstLine="792"/>
        <w:outlineLvl w:val="1"/>
        <w:rPr>
          <w:ins w:id="173" w:author="이 진석" w:date="2018-10-23T11:24:00Z"/>
          <w:rFonts w:ascii="맑은 고딕" w:eastAsia="맑은 고딕" w:hAnsi="맑은 고딕"/>
          <w:color w:val="000000" w:themeColor="text1"/>
          <w:sz w:val="24"/>
          <w:lang w:eastAsia="ko-KR"/>
        </w:rPr>
      </w:pPr>
      <w:ins w:id="174" w:author="이 진석" w:date="2018-10-23T11:24:00Z">
        <w:r>
          <w:rPr>
            <w:rFonts w:ascii="맑은 고딕" w:eastAsia="맑은 고딕" w:hAnsi="맑은 고딕" w:hint="eastAsia"/>
            <w:color w:val="000000" w:themeColor="text1"/>
            <w:sz w:val="24"/>
            <w:lang w:eastAsia="ko-KR"/>
          </w:rPr>
          <w:t>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팔꿈치의 접힘 각도를 산출하는 단계;</w:t>
        </w:r>
      </w:ins>
    </w:p>
    <w:p w:rsidR="005F5082" w:rsidRDefault="00B403A3" w:rsidP="005F5082">
      <w:pPr>
        <w:adjustRightInd w:val="0"/>
        <w:spacing w:line="360" w:lineRule="auto"/>
        <w:ind w:firstLineChars="330" w:firstLine="792"/>
        <w:outlineLvl w:val="1"/>
        <w:rPr>
          <w:rFonts w:ascii="맑은 고딕" w:eastAsia="맑은 고딕" w:hAnsi="맑은 고딕"/>
          <w:color w:val="000000" w:themeColor="text1"/>
          <w:sz w:val="24"/>
          <w:lang w:eastAsia="ko-KR"/>
        </w:rPr>
      </w:pPr>
      <w:ins w:id="175" w:author="이 진석" w:date="2018-10-23T11:25:00Z">
        <w:r>
          <w:rPr>
            <w:rFonts w:ascii="맑은 고딕" w:eastAsia="맑은 고딕" w:hAnsi="맑은 고딕" w:hint="eastAsia"/>
            <w:color w:val="000000" w:themeColor="text1"/>
            <w:sz w:val="24"/>
            <w:lang w:eastAsia="ko-KR"/>
          </w:rPr>
          <w:t>상기 팔꿈치의 접힘 각도와</w:t>
        </w:r>
      </w:ins>
      <w:del w:id="176" w:author="이 진석" w:date="2018-10-23T11:25:00Z">
        <w:r w:rsidR="000F2193" w:rsidDel="00B403A3">
          <w:rPr>
            <w:rFonts w:ascii="맑은 고딕" w:eastAsia="맑은 고딕" w:hAnsi="맑은 고딕" w:hint="eastAsia"/>
            <w:color w:val="000000" w:themeColor="text1"/>
            <w:sz w:val="24"/>
            <w:lang w:eastAsia="ko-KR"/>
          </w:rPr>
          <w:delText>상기 거리데이터와</w:delText>
        </w:r>
      </w:del>
      <w:r w:rsidR="000F2193">
        <w:rPr>
          <w:rFonts w:ascii="맑은 고딕" w:eastAsia="맑은 고딕" w:hAnsi="맑은 고딕" w:hint="eastAsia"/>
          <w:color w:val="000000" w:themeColor="text1"/>
          <w:sz w:val="24"/>
          <w:lang w:eastAsia="ko-KR"/>
        </w:rPr>
        <w:t xml:space="preserve"> 상기 전완부의 움직임 데이터를 기초로 하여, 상완부의 움직임 데이터를 산출하</w:t>
      </w:r>
      <w:r w:rsidR="005F5082">
        <w:rPr>
          <w:rFonts w:ascii="맑은 고딕" w:eastAsia="맑은 고딕" w:hAnsi="맑은 고딕" w:hint="eastAsia"/>
          <w:color w:val="000000" w:themeColor="text1"/>
          <w:sz w:val="24"/>
          <w:lang w:eastAsia="ko-KR"/>
        </w:rPr>
        <w:t>는 단계;</w:t>
      </w:r>
    </w:p>
    <w:p w:rsidR="005F5082" w:rsidRDefault="000F2193" w:rsidP="005F508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데이터와 상기 상완부의 움직임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데이터를 산출하</w:t>
      </w:r>
      <w:r w:rsidR="005F5082">
        <w:rPr>
          <w:rFonts w:ascii="맑은 고딕" w:eastAsia="맑은 고딕" w:hAnsi="맑은 고딕" w:hint="eastAsia"/>
          <w:color w:val="000000" w:themeColor="text1"/>
          <w:sz w:val="24"/>
          <w:lang w:eastAsia="ko-KR"/>
        </w:rPr>
        <w:t>는 단계;</w:t>
      </w:r>
      <w:r w:rsidR="005F5082">
        <w:rPr>
          <w:rFonts w:ascii="맑은 고딕" w:eastAsia="맑은 고딕" w:hAnsi="맑은 고딕"/>
          <w:color w:val="000000" w:themeColor="text1"/>
          <w:sz w:val="24"/>
          <w:lang w:eastAsia="ko-KR"/>
        </w:rPr>
        <w:t xml:space="preserve"> </w:t>
      </w:r>
      <w:r w:rsidR="005F5082">
        <w:rPr>
          <w:rFonts w:ascii="맑은 고딕" w:eastAsia="맑은 고딕" w:hAnsi="맑은 고딕" w:hint="eastAsia"/>
          <w:color w:val="000000" w:themeColor="text1"/>
          <w:sz w:val="24"/>
          <w:lang w:eastAsia="ko-KR"/>
        </w:rPr>
        <w:t>및</w:t>
      </w:r>
    </w:p>
    <w:p w:rsidR="000F2193" w:rsidDel="0088798A" w:rsidRDefault="00D44D26" w:rsidP="000F2193">
      <w:pPr>
        <w:adjustRightInd w:val="0"/>
        <w:spacing w:line="360" w:lineRule="auto"/>
        <w:ind w:firstLineChars="330" w:firstLine="792"/>
        <w:outlineLvl w:val="1"/>
        <w:rPr>
          <w:del w:id="177" w:author="이 진석" w:date="2018-10-23T11:32:00Z"/>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w:t>
      </w:r>
      <w:r w:rsidR="000F2193">
        <w:rPr>
          <w:rFonts w:ascii="맑은 고딕" w:eastAsia="맑은 고딕" w:hAnsi="맑은 고딕" w:hint="eastAsia"/>
          <w:color w:val="000000" w:themeColor="text1"/>
          <w:sz w:val="24"/>
          <w:lang w:eastAsia="ko-KR"/>
        </w:rPr>
        <w:t xml:space="preserve"> 팔의 움직임 데이터를 디스플레이</w:t>
      </w:r>
      <w:r w:rsidR="005F5082">
        <w:rPr>
          <w:rFonts w:ascii="맑은 고딕" w:eastAsia="맑은 고딕" w:hAnsi="맑은 고딕" w:hint="eastAsia"/>
          <w:color w:val="000000" w:themeColor="text1"/>
          <w:sz w:val="24"/>
          <w:lang w:eastAsia="ko-KR"/>
        </w:rPr>
        <w:t>에 출력하는 단계를</w:t>
      </w:r>
      <w:r w:rsidR="00B735DE">
        <w:rPr>
          <w:rFonts w:ascii="맑은 고딕" w:eastAsia="맑은 고딕" w:hAnsi="맑은 고딕" w:hint="eastAsia"/>
          <w:color w:val="000000" w:themeColor="text1"/>
          <w:sz w:val="24"/>
          <w:lang w:eastAsia="ko-KR"/>
        </w:rPr>
        <w:t xml:space="preserve"> </w:t>
      </w:r>
      <w:r w:rsidR="000F2193">
        <w:rPr>
          <w:rFonts w:ascii="맑은 고딕" w:eastAsia="맑은 고딕" w:hAnsi="맑은 고딕" w:hint="eastAsia"/>
          <w:color w:val="000000" w:themeColor="text1"/>
          <w:sz w:val="24"/>
          <w:lang w:eastAsia="ko-KR"/>
        </w:rPr>
        <w:t xml:space="preserve">포함하는 것을 특징으로 하는 동작인식 </w:t>
      </w:r>
      <w:r w:rsidR="005F5082">
        <w:rPr>
          <w:rFonts w:ascii="맑은 고딕" w:eastAsia="맑은 고딕" w:hAnsi="맑은 고딕" w:hint="eastAsia"/>
          <w:color w:val="000000" w:themeColor="text1"/>
          <w:sz w:val="24"/>
          <w:lang w:eastAsia="ko-KR"/>
        </w:rPr>
        <w:t>방법</w:t>
      </w:r>
      <w:r w:rsidR="000F2193">
        <w:rPr>
          <w:rFonts w:ascii="맑은 고딕" w:eastAsia="맑은 고딕" w:hAnsi="맑은 고딕" w:hint="eastAsia"/>
          <w:color w:val="000000" w:themeColor="text1"/>
          <w:sz w:val="24"/>
          <w:lang w:eastAsia="ko-KR"/>
        </w:rPr>
        <w:t>.</w:t>
      </w:r>
    </w:p>
    <w:p w:rsidR="00B735DE" w:rsidDel="0088798A" w:rsidRDefault="00B735DE" w:rsidP="000F2193">
      <w:pPr>
        <w:adjustRightInd w:val="0"/>
        <w:spacing w:line="360" w:lineRule="auto"/>
        <w:ind w:firstLineChars="330" w:firstLine="792"/>
        <w:outlineLvl w:val="1"/>
        <w:rPr>
          <w:del w:id="178" w:author="이 진석" w:date="2018-10-23T11:32:00Z"/>
          <w:rFonts w:ascii="맑은 고딕" w:eastAsia="맑은 고딕" w:hAnsi="맑은 고딕"/>
          <w:color w:val="000000" w:themeColor="text1"/>
          <w:sz w:val="24"/>
          <w:lang w:eastAsia="ko-KR"/>
        </w:rPr>
      </w:pPr>
    </w:p>
    <w:p w:rsidR="000F2193" w:rsidRPr="00B26483" w:rsidDel="00B403A3" w:rsidRDefault="000F2193" w:rsidP="000F2193">
      <w:pPr>
        <w:adjustRightInd w:val="0"/>
        <w:spacing w:line="360" w:lineRule="auto"/>
        <w:outlineLvl w:val="1"/>
        <w:rPr>
          <w:del w:id="179" w:author="이 진석" w:date="2018-10-23T11:27:00Z"/>
          <w:rFonts w:ascii="맑은 고딕" w:eastAsia="맑은 고딕" w:hAnsi="맑은 고딕"/>
          <w:color w:val="000000" w:themeColor="text1"/>
          <w:sz w:val="24"/>
          <w:lang w:eastAsia="ko-KR"/>
        </w:rPr>
      </w:pPr>
      <w:del w:id="180" w:author="이 진석" w:date="2018-10-23T11:27:00Z">
        <w:r w:rsidRPr="00B26483" w:rsidDel="00B403A3">
          <w:rPr>
            <w:rFonts w:ascii="맑은 고딕" w:eastAsia="맑은 고딕" w:hAnsi="맑은 고딕"/>
            <w:color w:val="000000" w:themeColor="text1"/>
            <w:sz w:val="24"/>
            <w:lang w:eastAsia="ko-KR"/>
          </w:rPr>
          <w:delText xml:space="preserve">【청구항 </w:delText>
        </w:r>
        <w:r w:rsidR="008C2DCA" w:rsidDel="00B403A3">
          <w:rPr>
            <w:rFonts w:ascii="맑은 고딕" w:eastAsia="맑은 고딕" w:hAnsi="맑은 고딕"/>
            <w:color w:val="000000" w:themeColor="text1"/>
            <w:sz w:val="24"/>
            <w:lang w:eastAsia="ko-KR"/>
          </w:rPr>
          <w:delText>1</w:delText>
        </w:r>
        <w:r w:rsidR="00DA09E5" w:rsidDel="00B403A3">
          <w:rPr>
            <w:rFonts w:ascii="맑은 고딕" w:eastAsia="맑은 고딕" w:hAnsi="맑은 고딕"/>
            <w:color w:val="000000" w:themeColor="text1"/>
            <w:sz w:val="24"/>
            <w:lang w:eastAsia="ko-KR"/>
          </w:rPr>
          <w:delText>2</w:delText>
        </w:r>
        <w:r w:rsidRPr="00B26483" w:rsidDel="00B403A3">
          <w:rPr>
            <w:rFonts w:ascii="맑은 고딕" w:eastAsia="맑은 고딕" w:hAnsi="맑은 고딕"/>
            <w:color w:val="000000" w:themeColor="text1"/>
            <w:sz w:val="24"/>
            <w:lang w:eastAsia="ko-KR"/>
          </w:rPr>
          <w:delText>】</w:delText>
        </w:r>
        <w:r w:rsidRPr="00792056" w:rsidDel="00B403A3">
          <w:rPr>
            <w:rFonts w:ascii="맑은 고딕" w:eastAsia="맑은 고딕" w:hAnsi="맑은 고딕"/>
            <w:color w:val="000000" w:themeColor="text1"/>
            <w:sz w:val="24"/>
            <w:lang w:eastAsia="ko-KR"/>
          </w:rPr>
          <w:delText xml:space="preserve"> </w:delText>
        </w:r>
      </w:del>
    </w:p>
    <w:p w:rsidR="00B735DE" w:rsidDel="00B403A3" w:rsidRDefault="000F2193" w:rsidP="000F2193">
      <w:pPr>
        <w:adjustRightInd w:val="0"/>
        <w:spacing w:line="360" w:lineRule="auto"/>
        <w:ind w:firstLineChars="330" w:firstLine="792"/>
        <w:outlineLvl w:val="1"/>
        <w:rPr>
          <w:del w:id="181" w:author="이 진석" w:date="2018-10-23T11:27:00Z"/>
          <w:rFonts w:ascii="맑은 고딕" w:eastAsia="맑은 고딕" w:hAnsi="맑은 고딕"/>
          <w:color w:val="000000" w:themeColor="text1"/>
          <w:sz w:val="24"/>
          <w:lang w:eastAsia="ko-KR"/>
        </w:rPr>
      </w:pPr>
      <w:del w:id="182" w:author="이 진석" w:date="2018-10-23T11:27:00Z">
        <w:r w:rsidDel="00B403A3">
          <w:rPr>
            <w:rFonts w:ascii="맑은 고딕" w:eastAsia="맑은 고딕" w:hAnsi="맑은 고딕" w:hint="eastAsia"/>
            <w:color w:val="000000" w:themeColor="text1"/>
            <w:sz w:val="24"/>
            <w:lang w:eastAsia="ko-KR"/>
          </w:rPr>
          <w:delText>제1</w:delText>
        </w:r>
        <w:r w:rsidR="00DA09E5" w:rsidDel="00B403A3">
          <w:rPr>
            <w:rFonts w:ascii="맑은 고딕" w:eastAsia="맑은 고딕" w:hAnsi="맑은 고딕"/>
            <w:color w:val="000000" w:themeColor="text1"/>
            <w:sz w:val="24"/>
            <w:lang w:eastAsia="ko-KR"/>
          </w:rPr>
          <w:delText>1</w:delText>
        </w:r>
        <w:r w:rsidDel="00B403A3">
          <w:rPr>
            <w:rFonts w:ascii="맑은 고딕" w:eastAsia="맑은 고딕" w:hAnsi="맑은 고딕" w:hint="eastAsia"/>
            <w:color w:val="000000" w:themeColor="text1"/>
            <w:sz w:val="24"/>
            <w:lang w:eastAsia="ko-KR"/>
          </w:rPr>
          <w:delText>항에 있어서,</w:delText>
        </w:r>
      </w:del>
    </w:p>
    <w:p w:rsidR="000F2193" w:rsidDel="00B403A3" w:rsidRDefault="005F5082" w:rsidP="000F2193">
      <w:pPr>
        <w:adjustRightInd w:val="0"/>
        <w:spacing w:line="360" w:lineRule="auto"/>
        <w:ind w:firstLineChars="330" w:firstLine="792"/>
        <w:outlineLvl w:val="1"/>
        <w:rPr>
          <w:del w:id="183" w:author="이 진석" w:date="2018-10-23T11:27:00Z"/>
          <w:rFonts w:ascii="맑은 고딕" w:eastAsia="맑은 고딕" w:hAnsi="맑은 고딕"/>
          <w:color w:val="000000" w:themeColor="text1"/>
          <w:sz w:val="24"/>
          <w:lang w:eastAsia="ko-KR"/>
        </w:rPr>
      </w:pPr>
      <w:del w:id="184" w:author="이 진석" w:date="2018-10-23T11:27:00Z">
        <w:r w:rsidDel="00B403A3">
          <w:rPr>
            <w:rFonts w:ascii="맑은 고딕" w:eastAsia="맑은 고딕" w:hAnsi="맑은 고딕" w:hint="eastAsia"/>
            <w:color w:val="000000" w:themeColor="text1"/>
            <w:sz w:val="24"/>
            <w:lang w:eastAsia="ko-KR"/>
          </w:rPr>
          <w:delText>상기 상완부의 움직임 데이터를 산출하는 단계는</w:delText>
        </w:r>
        <w:r w:rsidR="00B735DE" w:rsidDel="00B403A3">
          <w:rPr>
            <w:rFonts w:ascii="맑은 고딕" w:eastAsia="맑은 고딕" w:hAnsi="맑은 고딕" w:hint="eastAsia"/>
            <w:color w:val="000000" w:themeColor="text1"/>
            <w:sz w:val="24"/>
            <w:lang w:eastAsia="ko-KR"/>
          </w:rPr>
          <w:delText>,</w:delText>
        </w:r>
      </w:del>
    </w:p>
    <w:p w:rsidR="000F2193" w:rsidDel="00B403A3" w:rsidRDefault="000F2193" w:rsidP="000F2193">
      <w:pPr>
        <w:adjustRightInd w:val="0"/>
        <w:spacing w:line="360" w:lineRule="auto"/>
        <w:ind w:firstLineChars="330" w:firstLine="792"/>
        <w:outlineLvl w:val="1"/>
        <w:rPr>
          <w:del w:id="185" w:author="이 진석" w:date="2018-10-23T11:27:00Z"/>
          <w:rFonts w:ascii="맑은 고딕" w:eastAsia="맑은 고딕" w:hAnsi="맑은 고딕"/>
          <w:color w:val="000000" w:themeColor="text1"/>
          <w:sz w:val="24"/>
          <w:lang w:eastAsia="ko-KR"/>
        </w:rPr>
      </w:pPr>
      <w:del w:id="186" w:author="이 진석" w:date="2018-10-23T11:27:00Z">
        <w:r w:rsidDel="00B403A3">
          <w:rPr>
            <w:rFonts w:ascii="맑은 고딕" w:eastAsia="맑은 고딕" w:hAnsi="맑은 고딕" w:hint="eastAsia"/>
            <w:color w:val="000000" w:themeColor="text1"/>
            <w:sz w:val="24"/>
            <w:lang w:eastAsia="ko-KR"/>
          </w:rPr>
          <w:delText>상기 거리 데이터를 기초로 하여</w:delText>
        </w:r>
        <w:r w:rsidDel="00B403A3">
          <w:rPr>
            <w:rFonts w:ascii="맑은 고딕" w:eastAsia="맑은 고딕" w:hAnsi="맑은 고딕"/>
            <w:color w:val="000000" w:themeColor="text1"/>
            <w:sz w:val="24"/>
            <w:lang w:eastAsia="ko-KR"/>
          </w:rPr>
          <w:delText xml:space="preserve"> </w:delText>
        </w:r>
        <w:r w:rsidDel="00B403A3">
          <w:rPr>
            <w:rFonts w:ascii="맑은 고딕" w:eastAsia="맑은 고딕" w:hAnsi="맑은 고딕" w:hint="eastAsia"/>
            <w:color w:val="000000" w:themeColor="text1"/>
            <w:sz w:val="24"/>
            <w:lang w:eastAsia="ko-KR"/>
          </w:rPr>
          <w:delText>팔꿈치의 접힘 각도를 산출한 후, 상기 팔꿈치의 접힘 각도와 상기 전완부의 움직임 데이터를 기초로 하여 상기 상완부의 움직임 데이터를 산출하는</w:delText>
        </w:r>
        <w:r w:rsidR="00DA09E5" w:rsidDel="00B403A3">
          <w:rPr>
            <w:rFonts w:ascii="맑은 고딕" w:eastAsia="맑은 고딕" w:hAnsi="맑은 고딕" w:hint="eastAsia"/>
            <w:color w:val="000000" w:themeColor="text1"/>
            <w:sz w:val="24"/>
            <w:lang w:eastAsia="ko-KR"/>
          </w:rPr>
          <w:delText xml:space="preserve"> </w:delText>
        </w:r>
        <w:r w:rsidDel="00B403A3">
          <w:rPr>
            <w:rFonts w:ascii="맑은 고딕" w:eastAsia="맑은 고딕" w:hAnsi="맑은 고딕" w:hint="eastAsia"/>
            <w:color w:val="000000" w:themeColor="text1"/>
            <w:sz w:val="24"/>
            <w:lang w:eastAsia="ko-KR"/>
          </w:rPr>
          <w:delText xml:space="preserve">것을 특징으로 하는 </w:delText>
        </w:r>
        <w:r w:rsidR="005F5082" w:rsidDel="00B403A3">
          <w:rPr>
            <w:rFonts w:ascii="맑은 고딕" w:eastAsia="맑은 고딕" w:hAnsi="맑은 고딕" w:hint="eastAsia"/>
            <w:color w:val="000000" w:themeColor="text1"/>
            <w:sz w:val="24"/>
            <w:lang w:eastAsia="ko-KR"/>
          </w:rPr>
          <w:delText>동작인식 방법.</w:delText>
        </w:r>
      </w:del>
    </w:p>
    <w:p w:rsidR="00DC2A09" w:rsidRDefault="00DC2A09" w:rsidP="00DC2A09">
      <w:pPr>
        <w:adjustRightInd w:val="0"/>
        <w:spacing w:line="360" w:lineRule="auto"/>
        <w:ind w:firstLineChars="330" w:firstLine="792"/>
        <w:outlineLvl w:val="1"/>
        <w:rPr>
          <w:ins w:id="187" w:author="이 진석" w:date="2018-10-23T10:31:00Z"/>
          <w:rFonts w:ascii="맑은 고딕" w:eastAsia="맑은 고딕" w:hAnsi="맑은 고딕"/>
          <w:iCs/>
          <w:color w:val="000000" w:themeColor="text1"/>
          <w:sz w:val="24"/>
          <w:lang w:eastAsia="ko-KR"/>
        </w:rPr>
      </w:pPr>
    </w:p>
    <w:p w:rsidR="00B735DE" w:rsidRPr="00DC2A09"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0F2193" w:rsidRPr="00B26483" w:rsidRDefault="000F2193" w:rsidP="000F2193">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del w:id="188" w:author="이 진석" w:date="2018-10-23T11:25:00Z">
        <w:r w:rsidR="008C2DCA" w:rsidDel="00B403A3">
          <w:rPr>
            <w:rFonts w:ascii="맑은 고딕" w:eastAsia="맑은 고딕" w:hAnsi="맑은 고딕"/>
            <w:color w:val="000000" w:themeColor="text1"/>
            <w:sz w:val="24"/>
            <w:lang w:eastAsia="ko-KR"/>
          </w:rPr>
          <w:delText>1</w:delText>
        </w:r>
        <w:r w:rsidR="001540D5" w:rsidDel="00B403A3">
          <w:rPr>
            <w:rFonts w:ascii="맑은 고딕" w:eastAsia="맑은 고딕" w:hAnsi="맑은 고딕"/>
            <w:color w:val="000000" w:themeColor="text1"/>
            <w:sz w:val="24"/>
            <w:lang w:eastAsia="ko-KR"/>
          </w:rPr>
          <w:delText>3</w:delText>
        </w:r>
      </w:del>
      <w:ins w:id="189" w:author="이 진석" w:date="2018-10-23T11:25:00Z">
        <w:r w:rsidR="00B403A3">
          <w:rPr>
            <w:rFonts w:ascii="맑은 고딕" w:eastAsia="맑은 고딕" w:hAnsi="맑은 고딕"/>
            <w:color w:val="000000" w:themeColor="text1"/>
            <w:sz w:val="24"/>
            <w:lang w:eastAsia="ko-KR"/>
          </w:rPr>
          <w:t>12</w:t>
        </w:r>
      </w:ins>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del w:id="190" w:author="이 진석" w:date="2018-10-23T11:25:00Z">
        <w:r w:rsidR="008C2DCA" w:rsidDel="00B403A3">
          <w:rPr>
            <w:rFonts w:ascii="맑은 고딕" w:eastAsia="맑은 고딕" w:hAnsi="맑은 고딕"/>
            <w:color w:val="000000" w:themeColor="text1"/>
            <w:sz w:val="24"/>
            <w:lang w:eastAsia="ko-KR"/>
          </w:rPr>
          <w:delText>1</w:delText>
        </w:r>
        <w:r w:rsidR="00DA09E5" w:rsidDel="00B403A3">
          <w:rPr>
            <w:rFonts w:ascii="맑은 고딕" w:eastAsia="맑은 고딕" w:hAnsi="맑은 고딕"/>
            <w:color w:val="000000" w:themeColor="text1"/>
            <w:sz w:val="24"/>
            <w:lang w:eastAsia="ko-KR"/>
          </w:rPr>
          <w:delText>2</w:delText>
        </w:r>
        <w:r w:rsidRPr="004510FD" w:rsidDel="00B403A3">
          <w:rPr>
            <w:rFonts w:ascii="맑은 고딕" w:eastAsia="맑은 고딕" w:hAnsi="맑은 고딕" w:hint="eastAsia"/>
            <w:color w:val="000000" w:themeColor="text1"/>
            <w:sz w:val="24"/>
            <w:lang w:eastAsia="ko-KR"/>
          </w:rPr>
          <w:delText xml:space="preserve"> </w:delText>
        </w:r>
      </w:del>
      <w:ins w:id="191" w:author="이 진석" w:date="2018-10-23T11:25:00Z">
        <w:r w:rsidR="00B403A3">
          <w:rPr>
            <w:rFonts w:ascii="맑은 고딕" w:eastAsia="맑은 고딕" w:hAnsi="맑은 고딕"/>
            <w:color w:val="000000" w:themeColor="text1"/>
            <w:sz w:val="24"/>
            <w:lang w:eastAsia="ko-KR"/>
          </w:rPr>
          <w:t>11</w:t>
        </w:r>
        <w:r w:rsidR="00B403A3" w:rsidRPr="004510FD">
          <w:rPr>
            <w:rFonts w:ascii="맑은 고딕" w:eastAsia="맑은 고딕" w:hAnsi="맑은 고딕" w:hint="eastAsia"/>
            <w:color w:val="000000" w:themeColor="text1"/>
            <w:sz w:val="24"/>
            <w:lang w:eastAsia="ko-KR"/>
          </w:rPr>
          <w:t xml:space="preserve"> </w:t>
        </w:r>
      </w:ins>
      <w:r>
        <w:rPr>
          <w:rFonts w:ascii="맑은 고딕" w:eastAsia="맑은 고딕" w:hAnsi="맑은 고딕" w:hint="eastAsia"/>
          <w:color w:val="000000" w:themeColor="text1"/>
          <w:sz w:val="24"/>
          <w:lang w:eastAsia="ko-KR"/>
        </w:rPr>
        <w:t>항에 있어서,</w:t>
      </w:r>
    </w:p>
    <w:p w:rsidR="000F2193"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8C2DCA">
        <w:rPr>
          <w:rFonts w:ascii="맑은 고딕" w:eastAsia="맑은 고딕" w:hAnsi="맑은 고딕" w:hint="eastAsia"/>
          <w:color w:val="000000" w:themeColor="text1"/>
          <w:sz w:val="24"/>
          <w:lang w:eastAsia="ko-KR"/>
        </w:rPr>
        <w:t>팔꿈치의 접힘 각도를 산출하는 단계</w:t>
      </w:r>
      <w:r>
        <w:rPr>
          <w:rFonts w:ascii="맑은 고딕" w:eastAsia="맑은 고딕" w:hAnsi="맑은 고딕" w:hint="eastAsia"/>
          <w:color w:val="000000" w:themeColor="text1"/>
          <w:sz w:val="24"/>
          <w:lang w:eastAsia="ko-KR"/>
        </w:rPr>
        <w:t>는</w:t>
      </w:r>
      <w:r w:rsidR="00B735DE">
        <w:rPr>
          <w:rFonts w:ascii="맑은 고딕" w:eastAsia="맑은 고딕" w:hAnsi="맑은 고딕" w:hint="eastAsia"/>
          <w:color w:val="000000" w:themeColor="text1"/>
          <w:sz w:val="24"/>
          <w:lang w:eastAsia="ko-KR"/>
        </w:rPr>
        <w:t>,</w:t>
      </w:r>
    </w:p>
    <w:p w:rsidR="000F2193"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상기 거리측정 센서로부터 상완부까지의 거리,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del w:id="192" w:author="이 진석" w:date="2018-10-23T09:28:00Z">
        <w:r w:rsidDel="00E23DB1">
          <w:rPr>
            <w:rFonts w:ascii="맑은 고딕" w:eastAsia="맑은 고딕" w:hAnsi="맑은 고딕"/>
            <w:iCs/>
            <w:color w:val="000000" w:themeColor="text1"/>
            <w:sz w:val="24"/>
            <w:lang w:eastAsia="ko-KR"/>
          </w:rPr>
          <w:delText>t</w:delText>
        </w:r>
        <w:r w:rsidDel="00E23DB1">
          <w:rPr>
            <w:rFonts w:ascii="맑은 고딕" w:eastAsia="맑은 고딕" w:hAnsi="맑은 고딕" w:hint="eastAsia"/>
            <w:iCs/>
            <w:color w:val="000000" w:themeColor="text1"/>
            <w:sz w:val="24"/>
            <w:lang w:eastAsia="ko-KR"/>
          </w:rPr>
          <w:delText xml:space="preserve">an 함수를 통해 </w:delText>
        </w:r>
      </w:del>
      <w:ins w:id="193" w:author="이 진석" w:date="2018-10-23T10:17:00Z">
        <w:r w:rsidR="00C162DA">
          <w:rPr>
            <w:rFonts w:ascii="맑은 고딕" w:eastAsia="맑은 고딕" w:hAnsi="맑은 고딕" w:hint="eastAsia"/>
            <w:iCs/>
            <w:color w:val="000000" w:themeColor="text1"/>
            <w:sz w:val="24"/>
            <w:lang w:eastAsia="ko-KR"/>
          </w:rPr>
          <w:t>수학식</w:t>
        </w:r>
      </w:ins>
      <w:ins w:id="194" w:author="이 진석" w:date="2018-10-23T11:26:00Z">
        <w:r w:rsidR="00B403A3">
          <w:rPr>
            <w:rFonts w:ascii="맑은 고딕" w:eastAsia="맑은 고딕" w:hAnsi="맑은 고딕"/>
            <w:iCs/>
            <w:color w:val="000000" w:themeColor="text1"/>
            <w:sz w:val="24"/>
            <w:lang w:eastAsia="ko-KR"/>
          </w:rPr>
          <w:t>1</w:t>
        </w:r>
      </w:ins>
      <w:ins w:id="195" w:author="이 진석" w:date="2018-10-23T10:17:00Z">
        <w:r w:rsidR="00C162DA">
          <w:rPr>
            <w:rFonts w:ascii="맑은 고딕" w:eastAsia="맑은 고딕" w:hAnsi="맑은 고딕" w:hint="eastAsia"/>
            <w:iCs/>
            <w:color w:val="000000" w:themeColor="text1"/>
            <w:sz w:val="24"/>
            <w:lang w:eastAsia="ko-KR"/>
          </w:rPr>
          <w:t xml:space="preserve">을 이용하여 </w:t>
        </w:r>
      </w:ins>
      <w:r>
        <w:rPr>
          <w:rFonts w:ascii="맑은 고딕" w:eastAsia="맑은 고딕" w:hAnsi="맑은 고딕" w:hint="eastAsia"/>
          <w:iCs/>
          <w:color w:val="000000" w:themeColor="text1"/>
          <w:sz w:val="24"/>
          <w:lang w:eastAsia="ko-KR"/>
        </w:rPr>
        <w:t xml:space="preserve">상기 </w:t>
      </w:r>
      <w:r>
        <w:rPr>
          <w:rFonts w:ascii="맑은 고딕" w:eastAsia="맑은 고딕" w:hAnsi="맑은 고딕" w:hint="eastAsia"/>
          <w:color w:val="000000" w:themeColor="text1"/>
          <w:sz w:val="24"/>
          <w:lang w:eastAsia="ko-KR"/>
        </w:rPr>
        <w:t xml:space="preserve">팔꿈치의 접힘 각도를 산출하는 것을 특징으로 하는 동작인식 </w:t>
      </w:r>
      <w:r w:rsidR="00D44D26">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B735DE" w:rsidRDefault="00C162DA" w:rsidP="000F2193">
      <w:pPr>
        <w:adjustRightInd w:val="0"/>
        <w:spacing w:line="360" w:lineRule="auto"/>
        <w:ind w:firstLineChars="330" w:firstLine="792"/>
        <w:outlineLvl w:val="1"/>
        <w:rPr>
          <w:ins w:id="196" w:author="이 진석" w:date="2018-10-23T10:18:00Z"/>
          <w:rFonts w:ascii="맑은 고딕" w:eastAsia="맑은 고딕" w:hAnsi="맑은 고딕"/>
          <w:color w:val="000000" w:themeColor="text1"/>
          <w:sz w:val="24"/>
          <w:lang w:eastAsia="ko-KR"/>
        </w:rPr>
      </w:pPr>
      <w:ins w:id="197" w:author="이 진석" w:date="2018-10-23T10:18:00Z">
        <w:r w:rsidRPr="00C162DA">
          <w:rPr>
            <w:rFonts w:ascii="맑은 고딕" w:eastAsia="맑은 고딕" w:hAnsi="맑은 고딕"/>
            <w:color w:val="000000" w:themeColor="text1"/>
            <w:sz w:val="24"/>
            <w:lang w:eastAsia="ko-KR"/>
          </w:rPr>
          <w:t>[</w:t>
        </w:r>
        <w:r w:rsidRPr="00C162DA">
          <w:rPr>
            <w:rFonts w:ascii="맑은 고딕" w:eastAsia="맑은 고딕" w:hAnsi="맑은 고딕" w:hint="eastAsia"/>
            <w:color w:val="000000" w:themeColor="text1"/>
            <w:sz w:val="24"/>
            <w:lang w:eastAsia="ko-KR"/>
          </w:rPr>
          <w:t>수학식</w:t>
        </w:r>
        <w:r w:rsidRPr="00C162DA">
          <w:rPr>
            <w:rFonts w:ascii="맑은 고딕" w:eastAsia="맑은 고딕" w:hAnsi="맑은 고딕"/>
            <w:color w:val="000000" w:themeColor="text1"/>
            <w:sz w:val="24"/>
            <w:lang w:eastAsia="ko-KR"/>
          </w:rPr>
          <w:t xml:space="preserve"> </w:t>
        </w:r>
      </w:ins>
      <w:ins w:id="198" w:author="이 진석" w:date="2018-10-23T11:26:00Z">
        <w:r w:rsidR="00B403A3">
          <w:rPr>
            <w:rFonts w:ascii="맑은 고딕" w:eastAsia="맑은 고딕" w:hAnsi="맑은 고딕"/>
            <w:color w:val="000000" w:themeColor="text1"/>
            <w:sz w:val="24"/>
            <w:lang w:eastAsia="ko-KR"/>
          </w:rPr>
          <w:t>1</w:t>
        </w:r>
      </w:ins>
      <w:ins w:id="199" w:author="이 진석" w:date="2018-10-23T10:18:00Z">
        <w:r w:rsidRPr="00C162DA">
          <w:rPr>
            <w:rFonts w:ascii="맑은 고딕" w:eastAsia="맑은 고딕" w:hAnsi="맑은 고딕"/>
            <w:color w:val="000000" w:themeColor="text1"/>
            <w:sz w:val="24"/>
            <w:lang w:eastAsia="ko-KR"/>
          </w:rPr>
          <w:t>]</w:t>
        </w:r>
      </w:ins>
    </w:p>
    <w:p w:rsidR="00C162DA" w:rsidRPr="006F5C54" w:rsidRDefault="00AA2154" w:rsidP="00C162DA">
      <w:pPr>
        <w:adjustRightInd w:val="0"/>
        <w:spacing w:line="360" w:lineRule="auto"/>
        <w:ind w:firstLineChars="330" w:firstLine="792"/>
        <w:outlineLvl w:val="1"/>
        <w:rPr>
          <w:ins w:id="200" w:author="이 진석" w:date="2018-10-23T10:18:00Z"/>
          <w:rFonts w:ascii="맑은 고딕" w:eastAsia="맑은 고딕" w:hAnsi="맑은 고딕"/>
          <w:iCs/>
          <w:color w:val="000000" w:themeColor="text1"/>
          <w:sz w:val="24"/>
          <w:lang w:eastAsia="ko-KR"/>
        </w:rPr>
      </w:pPr>
      <m:oMathPara>
        <m:oMathParaPr>
          <m:jc m:val="centerGroup"/>
        </m:oMathParaPr>
        <m:oMath>
          <m:sSub>
            <m:sSubPr>
              <m:ctrlPr>
                <w:ins w:id="201" w:author="이 진석" w:date="2018-10-23T10:18:00Z">
                  <w:rPr>
                    <w:rFonts w:ascii="Cambria Math" w:eastAsia="맑은 고딕" w:hAnsi="Cambria Math"/>
                    <w:i/>
                    <w:iCs/>
                    <w:color w:val="000000" w:themeColor="text1"/>
                    <w:sz w:val="24"/>
                    <w:lang w:eastAsia="ko-KR"/>
                  </w:rPr>
                </w:ins>
              </m:ctrlPr>
            </m:sSubPr>
            <m:e>
              <m:r>
                <w:ins w:id="202" w:author="이 진석" w:date="2018-10-23T10:18:00Z">
                  <w:rPr>
                    <w:rFonts w:ascii="Cambria Math" w:eastAsia="맑은 고딕" w:hAnsi="Cambria Math"/>
                    <w:color w:val="000000" w:themeColor="text1"/>
                    <w:sz w:val="24"/>
                    <w:lang w:eastAsia="ko-KR"/>
                  </w:rPr>
                  <m:t>θ</m:t>
                </w:ins>
              </m:r>
            </m:e>
            <m:sub>
              <m:r>
                <w:ins w:id="203" w:author="이 진석" w:date="2018-10-23T10:18:00Z">
                  <m:rPr>
                    <m:sty m:val="p"/>
                  </m:rPr>
                  <w:rPr>
                    <w:rFonts w:ascii="Cambria Math" w:eastAsia="맑은 고딕" w:hAnsi="Cambria Math"/>
                    <w:color w:val="000000" w:themeColor="text1"/>
                    <w:sz w:val="24"/>
                    <w:lang w:eastAsia="ko-KR"/>
                  </w:rPr>
                  <m:t>1</m:t>
                </w:ins>
              </m:r>
              <m:r>
                <w:ins w:id="204" w:author="이 진석" w:date="2018-10-23T10:18:00Z">
                  <w:rPr>
                    <w:rFonts w:ascii="Cambria Math" w:eastAsia="맑은 고딕" w:hAnsi="Cambria Math"/>
                    <w:color w:val="000000" w:themeColor="text1"/>
                    <w:sz w:val="24"/>
                    <w:lang w:eastAsia="ko-KR"/>
                  </w:rPr>
                  <m:t>x</m:t>
                </w:ins>
              </m:r>
            </m:sub>
          </m:sSub>
          <m:r>
            <w:ins w:id="205" w:author="이 진석" w:date="2018-10-23T10:18:00Z">
              <m:rPr>
                <m:sty m:val="p"/>
              </m:rPr>
              <w:rPr>
                <w:rFonts w:ascii="Cambria Math" w:eastAsia="맑은 고딕" w:hAnsi="Cambria Math"/>
                <w:color w:val="000000" w:themeColor="text1"/>
                <w:sz w:val="24"/>
                <w:lang w:eastAsia="ko-KR"/>
              </w:rPr>
              <m:t>=</m:t>
            </w:ins>
          </m:r>
          <m:func>
            <m:funcPr>
              <m:ctrlPr>
                <w:ins w:id="206" w:author="이 진석" w:date="2018-10-23T10:18:00Z">
                  <w:rPr>
                    <w:rFonts w:ascii="Cambria Math" w:eastAsia="맑은 고딕" w:hAnsi="Cambria Math"/>
                    <w:i/>
                    <w:iCs/>
                    <w:color w:val="000000" w:themeColor="text1"/>
                    <w:sz w:val="24"/>
                    <w:lang w:eastAsia="ko-KR"/>
                  </w:rPr>
                </w:ins>
              </m:ctrlPr>
            </m:funcPr>
            <m:fName>
              <m:sSup>
                <m:sSupPr>
                  <m:ctrlPr>
                    <w:ins w:id="207" w:author="이 진석" w:date="2018-10-23T10:18:00Z">
                      <w:rPr>
                        <w:rFonts w:ascii="Cambria Math" w:eastAsia="맑은 고딕" w:hAnsi="Cambria Math"/>
                        <w:i/>
                        <w:iCs/>
                        <w:color w:val="000000" w:themeColor="text1"/>
                        <w:sz w:val="24"/>
                        <w:lang w:eastAsia="ko-KR"/>
                      </w:rPr>
                    </w:ins>
                  </m:ctrlPr>
                </m:sSupPr>
                <m:e>
                  <m:r>
                    <w:ins w:id="208" w:author="이 진석" w:date="2018-10-23T10:18:00Z">
                      <m:rPr>
                        <m:sty m:val="p"/>
                      </m:rPr>
                      <w:rPr>
                        <w:rFonts w:ascii="Cambria Math" w:eastAsia="맑은 고딕" w:hAnsi="Cambria Math"/>
                        <w:color w:val="000000" w:themeColor="text1"/>
                        <w:sz w:val="24"/>
                        <w:lang w:eastAsia="ko-KR"/>
                      </w:rPr>
                      <m:t>tan</m:t>
                    </w:ins>
                  </m:r>
                </m:e>
                <m:sup>
                  <m:r>
                    <w:ins w:id="209" w:author="이 진석" w:date="2018-10-23T10:18:00Z">
                      <w:rPr>
                        <w:rFonts w:ascii="Cambria Math" w:eastAsia="맑은 고딕" w:hAnsi="Cambria Math"/>
                        <w:color w:val="000000" w:themeColor="text1"/>
                        <w:sz w:val="24"/>
                        <w:lang w:eastAsia="ko-KR"/>
                      </w:rPr>
                      <m:t>-1</m:t>
                    </w:ins>
                  </m:r>
                </m:sup>
              </m:sSup>
            </m:fName>
            <m:e>
              <m:d>
                <m:dPr>
                  <m:ctrlPr>
                    <w:ins w:id="210" w:author="이 진석" w:date="2018-10-23T10:18:00Z">
                      <w:rPr>
                        <w:rFonts w:ascii="Cambria Math" w:eastAsia="맑은 고딕" w:hAnsi="Cambria Math"/>
                        <w:i/>
                        <w:iCs/>
                        <w:color w:val="000000" w:themeColor="text1"/>
                        <w:sz w:val="24"/>
                        <w:lang w:eastAsia="ko-KR"/>
                      </w:rPr>
                    </w:ins>
                  </m:ctrlPr>
                </m:dPr>
                <m:e>
                  <m:f>
                    <m:fPr>
                      <m:ctrlPr>
                        <w:ins w:id="211" w:author="이 진석" w:date="2018-10-23T10:18:00Z">
                          <w:rPr>
                            <w:rFonts w:ascii="Cambria Math" w:eastAsia="맑은 고딕" w:hAnsi="Cambria Math"/>
                            <w:i/>
                            <w:iCs/>
                            <w:color w:val="000000" w:themeColor="text1"/>
                            <w:sz w:val="24"/>
                            <w:lang w:eastAsia="ko-KR"/>
                          </w:rPr>
                        </w:ins>
                      </m:ctrlPr>
                    </m:fPr>
                    <m:num>
                      <m:sSub>
                        <m:sSubPr>
                          <m:ctrlPr>
                            <w:ins w:id="212" w:author="이 진석" w:date="2018-10-23T10:18:00Z">
                              <w:rPr>
                                <w:rFonts w:ascii="Cambria Math" w:eastAsia="맑은 고딕" w:hAnsi="Cambria Math"/>
                                <w:i/>
                                <w:iCs/>
                                <w:color w:val="000000" w:themeColor="text1"/>
                                <w:sz w:val="24"/>
                                <w:lang w:eastAsia="ko-KR"/>
                              </w:rPr>
                            </w:ins>
                          </m:ctrlPr>
                        </m:sSubPr>
                        <m:e>
                          <m:r>
                            <w:ins w:id="213" w:author="이 진석" w:date="2018-10-23T10:18:00Z">
                              <w:rPr>
                                <w:rFonts w:ascii="Cambria Math" w:eastAsia="맑은 고딕" w:hAnsi="Cambria Math"/>
                                <w:color w:val="000000" w:themeColor="text1"/>
                                <w:sz w:val="24"/>
                                <w:lang w:eastAsia="ko-KR"/>
                              </w:rPr>
                              <m:t>D</m:t>
                            </w:ins>
                          </m:r>
                        </m:e>
                        <m:sub>
                          <m:r>
                            <w:ins w:id="214" w:author="이 진석" w:date="2018-10-23T10:18:00Z">
                              <w:rPr>
                                <w:rFonts w:ascii="Cambria Math" w:eastAsia="맑은 고딕" w:hAnsi="Cambria Math"/>
                                <w:color w:val="000000" w:themeColor="text1"/>
                                <w:sz w:val="24"/>
                                <w:lang w:eastAsia="ko-KR"/>
                              </w:rPr>
                              <m:t>s</m:t>
                            </w:ins>
                          </m:r>
                        </m:sub>
                      </m:sSub>
                      <m:r>
                        <w:ins w:id="215" w:author="이 진석" w:date="2018-10-23T10:18:00Z">
                          <w:rPr>
                            <w:rFonts w:ascii="Cambria Math" w:eastAsia="맑은 고딕" w:hAnsi="Cambria Math"/>
                            <w:color w:val="000000" w:themeColor="text1"/>
                            <w:sz w:val="24"/>
                            <w:lang w:eastAsia="ko-KR"/>
                          </w:rPr>
                          <m:t>-</m:t>
                        </w:ins>
                      </m:r>
                      <m:sSub>
                        <m:sSubPr>
                          <m:ctrlPr>
                            <w:ins w:id="216" w:author="이 진석" w:date="2018-10-23T10:18:00Z">
                              <w:rPr>
                                <w:rFonts w:ascii="Cambria Math" w:eastAsia="맑은 고딕" w:hAnsi="Cambria Math"/>
                                <w:i/>
                                <w:iCs/>
                                <w:color w:val="000000" w:themeColor="text1"/>
                                <w:sz w:val="24"/>
                                <w:lang w:eastAsia="ko-KR"/>
                              </w:rPr>
                            </w:ins>
                          </m:ctrlPr>
                        </m:sSubPr>
                        <m:e>
                          <m:r>
                            <w:ins w:id="217" w:author="이 진석" w:date="2018-10-23T10:18:00Z">
                              <w:rPr>
                                <w:rFonts w:ascii="Cambria Math" w:eastAsia="맑은 고딕" w:hAnsi="Cambria Math"/>
                                <w:color w:val="000000" w:themeColor="text1"/>
                                <w:sz w:val="24"/>
                                <w:lang w:eastAsia="ko-KR"/>
                              </w:rPr>
                              <m:t>d</m:t>
                            </w:ins>
                          </m:r>
                        </m:e>
                        <m:sub>
                          <m:r>
                            <w:ins w:id="218" w:author="이 진석" w:date="2018-10-23T10:18:00Z">
                              <w:rPr>
                                <w:rFonts w:ascii="Cambria Math" w:eastAsia="맑은 고딕" w:hAnsi="Cambria Math"/>
                                <w:color w:val="000000" w:themeColor="text1"/>
                                <w:sz w:val="24"/>
                                <w:lang w:eastAsia="ko-KR"/>
                              </w:rPr>
                              <m:t>s</m:t>
                            </w:ins>
                          </m:r>
                        </m:sub>
                      </m:sSub>
                    </m:num>
                    <m:den>
                      <m:sSub>
                        <m:sSubPr>
                          <m:ctrlPr>
                            <w:ins w:id="219" w:author="이 진석" w:date="2018-10-23T10:18:00Z">
                              <w:rPr>
                                <w:rFonts w:ascii="Cambria Math" w:eastAsia="맑은 고딕" w:hAnsi="Cambria Math"/>
                                <w:i/>
                                <w:iCs/>
                                <w:color w:val="000000" w:themeColor="text1"/>
                                <w:sz w:val="24"/>
                                <w:lang w:eastAsia="ko-KR"/>
                              </w:rPr>
                            </w:ins>
                          </m:ctrlPr>
                        </m:sSubPr>
                        <m:e>
                          <m:r>
                            <w:ins w:id="220" w:author="이 진석" w:date="2018-10-23T10:18:00Z">
                              <w:rPr>
                                <w:rFonts w:ascii="Cambria Math" w:eastAsia="맑은 고딕" w:hAnsi="Cambria Math"/>
                                <w:color w:val="000000" w:themeColor="text1"/>
                                <w:sz w:val="24"/>
                                <w:lang w:eastAsia="ko-KR"/>
                              </w:rPr>
                              <m:t>h</m:t>
                            </w:ins>
                          </m:r>
                        </m:e>
                        <m:sub>
                          <m:r>
                            <w:ins w:id="221" w:author="이 진석" w:date="2018-10-23T10:18:00Z">
                              <w:rPr>
                                <w:rFonts w:ascii="Cambria Math" w:eastAsia="맑은 고딕" w:hAnsi="Cambria Math"/>
                                <w:color w:val="000000" w:themeColor="text1"/>
                                <w:sz w:val="24"/>
                                <w:lang w:eastAsia="ko-KR"/>
                              </w:rPr>
                              <m:t>s</m:t>
                            </w:ins>
                          </m:r>
                        </m:sub>
                      </m:sSub>
                    </m:den>
                  </m:f>
                </m:e>
              </m:d>
              <m:r>
                <w:ins w:id="222" w:author="이 진석" w:date="2018-10-23T10:18:00Z">
                  <w:rPr>
                    <w:rFonts w:ascii="Cambria Math" w:eastAsia="맑은 고딕" w:hAnsi="Cambria Math"/>
                    <w:color w:val="000000" w:themeColor="text1"/>
                    <w:sz w:val="24"/>
                    <w:lang w:eastAsia="ko-KR"/>
                  </w:rPr>
                  <m:t>+π/2</m:t>
                </w:ins>
              </m:r>
            </m:e>
          </m:func>
        </m:oMath>
      </m:oMathPara>
    </w:p>
    <w:p w:rsidR="00C162DA" w:rsidRDefault="00C162DA" w:rsidP="000F2193">
      <w:pPr>
        <w:adjustRightInd w:val="0"/>
        <w:spacing w:line="360" w:lineRule="auto"/>
        <w:ind w:firstLineChars="330" w:firstLine="792"/>
        <w:outlineLvl w:val="1"/>
        <w:rPr>
          <w:ins w:id="223" w:author="이 진석" w:date="2018-10-23T10:27:00Z"/>
          <w:rFonts w:ascii="맑은 고딕" w:eastAsia="맑은 고딕" w:hAnsi="맑은 고딕"/>
          <w:iCs/>
          <w:color w:val="000000" w:themeColor="text1"/>
          <w:sz w:val="24"/>
          <w:lang w:eastAsia="ko-KR"/>
        </w:rPr>
      </w:pPr>
      <w:ins w:id="224" w:author="이 진석" w:date="2018-10-23T10:18:00Z">
        <w:r>
          <w:rPr>
            <w:rFonts w:ascii="맑은 고딕" w:eastAsia="맑은 고딕" w:hAnsi="맑은 고딕" w:hint="eastAsia"/>
            <w:color w:val="000000" w:themeColor="text1"/>
            <w:sz w:val="24"/>
            <w:lang w:eastAsia="ko-KR"/>
          </w:rPr>
          <w:t>(단,</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ins>
      <w:ins w:id="225" w:author="이 진석" w:date="2018-10-23T10:19:00Z">
        <w:r>
          <w:rPr>
            <w:rFonts w:ascii="맑은 고딕" w:eastAsia="맑은 고딕" w:hAnsi="맑은 고딕" w:hint="eastAsia"/>
            <w:iCs/>
            <w:color w:val="000000" w:themeColor="text1"/>
            <w:sz w:val="24"/>
            <w:lang w:eastAsia="ko-KR"/>
          </w:rPr>
          <w:t>은 팔꿈치의 접힘 각도이고,</w:t>
        </w:r>
        <w:r>
          <w:rPr>
            <w:rFonts w:ascii="맑은 고딕" w:eastAsia="맑은 고딕" w:hAnsi="맑은 고딕"/>
            <w:iCs/>
            <w:color w:val="000000" w:themeColor="text1"/>
            <w:sz w:val="24"/>
            <w:lang w:eastAsia="ko-KR"/>
          </w:rPr>
          <w:t xml:space="preserve"> </w:t>
        </w:r>
      </w:ins>
      <m:oMath>
        <m:sSub>
          <m:sSubPr>
            <m:ctrlPr>
              <w:ins w:id="226" w:author="이 진석" w:date="2018-10-23T10:21:00Z">
                <w:rPr>
                  <w:rFonts w:ascii="Cambria Math" w:eastAsia="맑은 고딕" w:hAnsi="Cambria Math"/>
                  <w:i/>
                  <w:iCs/>
                  <w:color w:val="000000" w:themeColor="text1"/>
                  <w:sz w:val="24"/>
                  <w:lang w:eastAsia="ko-KR"/>
                </w:rPr>
              </w:ins>
            </m:ctrlPr>
          </m:sSubPr>
          <m:e>
            <m:r>
              <w:ins w:id="227" w:author="이 진석" w:date="2018-10-23T10:21:00Z">
                <w:rPr>
                  <w:rFonts w:ascii="Cambria Math" w:eastAsia="맑은 고딕" w:hAnsi="Cambria Math"/>
                  <w:color w:val="000000" w:themeColor="text1"/>
                  <w:sz w:val="24"/>
                  <w:lang w:eastAsia="ko-KR"/>
                </w:rPr>
                <m:t>D</m:t>
              </w:ins>
            </m:r>
          </m:e>
          <m:sub>
            <m:r>
              <w:ins w:id="228" w:author="이 진석" w:date="2018-10-23T10:21:00Z">
                <w:rPr>
                  <w:rFonts w:ascii="Cambria Math" w:eastAsia="맑은 고딕" w:hAnsi="Cambria Math"/>
                  <w:color w:val="000000" w:themeColor="text1"/>
                  <w:sz w:val="24"/>
                  <w:lang w:eastAsia="ko-KR"/>
                </w:rPr>
                <m:t>S</m:t>
              </w:ins>
            </m:r>
          </m:sub>
        </m:sSub>
      </m:oMath>
      <w:ins w:id="229" w:author="이 진석" w:date="2018-10-23T10:21:00Z">
        <w:r>
          <w:rPr>
            <w:rFonts w:ascii="맑은 고딕" w:eastAsia="맑은 고딕" w:hAnsi="맑은 고딕" w:hint="eastAsia"/>
            <w:iCs/>
            <w:color w:val="000000" w:themeColor="text1"/>
            <w:sz w:val="24"/>
            <w:lang w:eastAsia="ko-KR"/>
          </w:rPr>
          <w:t>는</w:t>
        </w:r>
      </w:ins>
      <w:ins w:id="230" w:author="이 진석" w:date="2018-10-23T10:33:00Z">
        <w:r w:rsidR="00637703">
          <w:rPr>
            <w:rFonts w:ascii="맑은 고딕" w:eastAsia="맑은 고딕" w:hAnsi="맑은 고딕" w:hint="eastAsia"/>
            <w:iCs/>
            <w:color w:val="000000" w:themeColor="text1"/>
            <w:sz w:val="24"/>
            <w:lang w:eastAsia="ko-KR"/>
          </w:rPr>
          <w:t xml:space="preserve"> </w:t>
        </w:r>
      </w:ins>
      <w:ins w:id="231" w:author="이 진석" w:date="2018-10-23T10:20:00Z">
        <w:r>
          <w:rPr>
            <w:rFonts w:ascii="맑은 고딕" w:eastAsia="맑은 고딕" w:hAnsi="맑은 고딕" w:hint="eastAsia"/>
            <w:color w:val="000000" w:themeColor="text1"/>
            <w:sz w:val="24"/>
            <w:lang w:eastAsia="ko-KR"/>
          </w:rPr>
          <w:t>거리측정 센서로부터 상완부까지의 거리</w:t>
        </w:r>
      </w:ins>
      <w:ins w:id="232" w:author="이 진석" w:date="2018-10-23T10:21:00Z">
        <w:r>
          <w:rPr>
            <w:rFonts w:ascii="맑은 고딕" w:eastAsia="맑은 고딕" w:hAnsi="맑은 고딕" w:hint="eastAsia"/>
            <w:color w:val="000000" w:themeColor="text1"/>
            <w:sz w:val="24"/>
            <w:lang w:eastAsia="ko-KR"/>
          </w:rPr>
          <w:t>이고</w:t>
        </w:r>
      </w:ins>
      <w:ins w:id="233" w:author="이 진석" w:date="2018-10-23T10:20:00Z">
        <w:r>
          <w:rPr>
            <w:rFonts w:ascii="맑은 고딕" w:eastAsia="맑은 고딕" w:hAnsi="맑은 고딕" w:hint="eastAsia"/>
            <w:color w:val="000000" w:themeColor="text1"/>
            <w:sz w:val="24"/>
            <w:lang w:eastAsia="ko-KR"/>
          </w:rPr>
          <w:t xml:space="preserve">, </w:t>
        </w:r>
      </w:ins>
      <m:oMath>
        <m:sSub>
          <m:sSubPr>
            <m:ctrlPr>
              <w:ins w:id="234" w:author="이 진석" w:date="2018-10-23T10:21:00Z">
                <w:rPr>
                  <w:rFonts w:ascii="Cambria Math" w:eastAsia="맑은 고딕" w:hAnsi="Cambria Math"/>
                  <w:i/>
                  <w:iCs/>
                  <w:color w:val="000000" w:themeColor="text1"/>
                  <w:sz w:val="24"/>
                  <w:lang w:eastAsia="ko-KR"/>
                </w:rPr>
              </w:ins>
            </m:ctrlPr>
          </m:sSubPr>
          <m:e>
            <m:r>
              <w:ins w:id="235" w:author="이 진석" w:date="2018-10-23T10:21:00Z">
                <w:rPr>
                  <w:rFonts w:ascii="Cambria Math" w:eastAsia="맑은 고딕" w:hAnsi="Cambria Math"/>
                  <w:color w:val="000000" w:themeColor="text1"/>
                  <w:sz w:val="24"/>
                  <w:lang w:eastAsia="ko-KR"/>
                </w:rPr>
                <m:t>d</m:t>
              </w:ins>
            </m:r>
          </m:e>
          <m:sub>
            <m:r>
              <w:ins w:id="236" w:author="이 진석" w:date="2018-10-23T10:21:00Z">
                <m:rPr>
                  <m:sty m:val="p"/>
                </m:rPr>
                <w:rPr>
                  <w:rFonts w:ascii="Cambria Math" w:eastAsia="맑은 고딕" w:hAnsi="Cambria Math"/>
                  <w:color w:val="000000" w:themeColor="text1"/>
                  <w:sz w:val="24"/>
                  <w:lang w:eastAsia="ko-KR"/>
                </w:rPr>
                <m:t>s</m:t>
              </w:ins>
            </m:r>
          </m:sub>
        </m:sSub>
      </m:oMath>
      <w:ins w:id="237" w:author="이 진석" w:date="2018-10-23T10:21:00Z">
        <w:r>
          <w:rPr>
            <w:rFonts w:ascii="맑은 고딕" w:eastAsia="맑은 고딕" w:hAnsi="맑은 고딕" w:hint="eastAsia"/>
            <w:iCs/>
            <w:color w:val="000000" w:themeColor="text1"/>
            <w:sz w:val="24"/>
            <w:lang w:eastAsia="ko-KR"/>
          </w:rPr>
          <w:t xml:space="preserve">는 </w:t>
        </w:r>
      </w:ins>
      <w:ins w:id="238" w:author="이 진석" w:date="2018-10-23T10:20:00Z">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ins>
      <w:ins w:id="239" w:author="이 진석" w:date="2018-10-23T10:21:00Z">
        <w:r>
          <w:rPr>
            <w:rFonts w:ascii="맑은 고딕" w:eastAsia="맑은 고딕" w:hAnsi="맑은 고딕" w:hint="eastAsia"/>
            <w:iCs/>
            <w:color w:val="000000" w:themeColor="text1"/>
            <w:sz w:val="24"/>
            <w:lang w:eastAsia="ko-KR"/>
          </w:rPr>
          <w:t>이고,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w:t>
        </w:r>
      </w:ins>
      <w:ins w:id="240" w:author="이 진석" w:date="2018-10-23T10:20:00Z">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ins>
      <w:ins w:id="241" w:author="이 진석" w:date="2018-10-23T10:22:00Z">
        <w:r>
          <w:rPr>
            <w:rFonts w:ascii="맑은 고딕" w:eastAsia="맑은 고딕" w:hAnsi="맑은 고딕" w:hint="eastAsia"/>
            <w:iCs/>
            <w:color w:val="000000" w:themeColor="text1"/>
            <w:sz w:val="24"/>
            <w:lang w:eastAsia="ko-KR"/>
          </w:rPr>
          <w:t>임</w:t>
        </w:r>
        <w:r w:rsidR="00DC2A09">
          <w:rPr>
            <w:rFonts w:ascii="맑은 고딕" w:eastAsia="맑은 고딕" w:hAnsi="맑은 고딕" w:hint="eastAsia"/>
            <w:iCs/>
            <w:color w:val="000000" w:themeColor="text1"/>
            <w:sz w:val="24"/>
            <w:lang w:eastAsia="ko-KR"/>
          </w:rPr>
          <w:t>.</w:t>
        </w:r>
        <w:r>
          <w:rPr>
            <w:rFonts w:ascii="맑은 고딕" w:eastAsia="맑은 고딕" w:hAnsi="맑은 고딕" w:hint="eastAsia"/>
            <w:iCs/>
            <w:color w:val="000000" w:themeColor="text1"/>
            <w:sz w:val="24"/>
            <w:lang w:eastAsia="ko-KR"/>
          </w:rPr>
          <w:t>)</w:t>
        </w:r>
      </w:ins>
    </w:p>
    <w:p w:rsidR="00DC2A09" w:rsidRDefault="00DC2A09" w:rsidP="000F2193">
      <w:pPr>
        <w:adjustRightInd w:val="0"/>
        <w:spacing w:line="360" w:lineRule="auto"/>
        <w:ind w:firstLineChars="330" w:firstLine="792"/>
        <w:outlineLvl w:val="1"/>
        <w:rPr>
          <w:ins w:id="242" w:author="이 진석" w:date="2018-10-23T11:27:00Z"/>
          <w:rFonts w:ascii="맑은 고딕" w:eastAsia="맑은 고딕" w:hAnsi="맑은 고딕"/>
          <w:color w:val="000000" w:themeColor="text1"/>
          <w:sz w:val="24"/>
          <w:lang w:eastAsia="ko-KR"/>
        </w:rPr>
      </w:pPr>
    </w:p>
    <w:p w:rsidR="00B403A3" w:rsidRPr="00B26483" w:rsidRDefault="00B403A3" w:rsidP="00B403A3">
      <w:pPr>
        <w:adjustRightInd w:val="0"/>
        <w:spacing w:line="360" w:lineRule="auto"/>
        <w:outlineLvl w:val="1"/>
        <w:rPr>
          <w:ins w:id="243" w:author="이 진석" w:date="2018-10-23T11:27:00Z"/>
          <w:rFonts w:ascii="맑은 고딕" w:eastAsia="맑은 고딕" w:hAnsi="맑은 고딕"/>
          <w:color w:val="000000" w:themeColor="text1"/>
          <w:sz w:val="24"/>
          <w:lang w:eastAsia="ko-KR"/>
        </w:rPr>
      </w:pPr>
      <w:ins w:id="244" w:author="이 진석" w:date="2018-10-23T11:27:00Z">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13</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ins>
    </w:p>
    <w:p w:rsidR="00B403A3" w:rsidRDefault="00B403A3" w:rsidP="00B403A3">
      <w:pPr>
        <w:adjustRightInd w:val="0"/>
        <w:spacing w:line="360" w:lineRule="auto"/>
        <w:ind w:firstLineChars="330" w:firstLine="792"/>
        <w:outlineLvl w:val="1"/>
        <w:rPr>
          <w:ins w:id="245" w:author="이 진석" w:date="2018-10-23T11:27:00Z"/>
          <w:rFonts w:ascii="맑은 고딕" w:eastAsia="맑은 고딕" w:hAnsi="맑은 고딕"/>
          <w:color w:val="000000" w:themeColor="text1"/>
          <w:sz w:val="24"/>
          <w:lang w:eastAsia="ko-KR"/>
        </w:rPr>
      </w:pPr>
      <w:ins w:id="246" w:author="이 진석" w:date="2018-10-23T11:27:00Z">
        <w:r>
          <w:rPr>
            <w:rFonts w:ascii="맑은 고딕" w:eastAsia="맑은 고딕" w:hAnsi="맑은 고딕" w:hint="eastAsia"/>
            <w:color w:val="000000" w:themeColor="text1"/>
            <w:sz w:val="24"/>
            <w:lang w:eastAsia="ko-KR"/>
          </w:rPr>
          <w:t>제1</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ins>
    </w:p>
    <w:p w:rsidR="00B403A3" w:rsidRDefault="00B403A3" w:rsidP="00B403A3">
      <w:pPr>
        <w:adjustRightInd w:val="0"/>
        <w:spacing w:line="360" w:lineRule="auto"/>
        <w:ind w:firstLineChars="330" w:firstLine="792"/>
        <w:outlineLvl w:val="1"/>
        <w:rPr>
          <w:ins w:id="247" w:author="이 진석" w:date="2018-10-23T11:27:00Z"/>
          <w:rFonts w:ascii="맑은 고딕" w:eastAsia="맑은 고딕" w:hAnsi="맑은 고딕"/>
          <w:color w:val="000000" w:themeColor="text1"/>
          <w:sz w:val="24"/>
          <w:lang w:eastAsia="ko-KR"/>
        </w:rPr>
      </w:pPr>
      <w:ins w:id="248" w:author="이 진석" w:date="2018-10-23T11:27:00Z">
        <w:r>
          <w:rPr>
            <w:rFonts w:ascii="맑은 고딕" w:eastAsia="맑은 고딕" w:hAnsi="맑은 고딕" w:hint="eastAsia"/>
            <w:color w:val="000000" w:themeColor="text1"/>
            <w:sz w:val="24"/>
            <w:lang w:eastAsia="ko-KR"/>
          </w:rPr>
          <w:t>상기 상완부의 움직임 데이터를 산출하는 단계는,</w:t>
        </w:r>
      </w:ins>
    </w:p>
    <w:p w:rsidR="00B403A3" w:rsidRDefault="00B403A3" w:rsidP="00B403A3">
      <w:pPr>
        <w:adjustRightInd w:val="0"/>
        <w:spacing w:line="360" w:lineRule="auto"/>
        <w:ind w:firstLineChars="330" w:firstLine="792"/>
        <w:outlineLvl w:val="1"/>
        <w:rPr>
          <w:ins w:id="249" w:author="이 진석" w:date="2018-10-23T11:27:00Z"/>
          <w:rFonts w:ascii="맑은 고딕" w:eastAsia="맑은 고딕" w:hAnsi="맑은 고딕"/>
          <w:color w:val="000000" w:themeColor="text1"/>
          <w:sz w:val="24"/>
          <w:lang w:eastAsia="ko-KR"/>
        </w:rPr>
      </w:pPr>
      <w:ins w:id="250" w:author="이 진석" w:date="2018-10-23T11:27:00Z">
        <w:r>
          <w:rPr>
            <w:rFonts w:ascii="맑은 고딕" w:eastAsia="맑은 고딕" w:hAnsi="맑은 고딕" w:hint="eastAsia"/>
            <w:iCs/>
            <w:color w:val="000000" w:themeColor="text1"/>
            <w:sz w:val="24"/>
            <w:lang w:eastAsia="ko-KR"/>
          </w:rPr>
          <w:t>수학식2을 이용하여</w:t>
        </w:r>
        <w:r>
          <w:rPr>
            <w:rFonts w:ascii="맑은 고딕" w:eastAsia="맑은 고딕" w:hAnsi="맑은 고딕" w:hint="eastAsia"/>
            <w:color w:val="000000" w:themeColor="text1"/>
            <w:sz w:val="24"/>
            <w:lang w:eastAsia="ko-KR"/>
          </w:rPr>
          <w:t xml:space="preserve"> 상기 상완부의 움직임 데이터를 산출하는 것을 특징으로 하는 동작인식 방법.</w:t>
        </w:r>
      </w:ins>
    </w:p>
    <w:p w:rsidR="00B403A3" w:rsidRDefault="00B403A3" w:rsidP="00B403A3">
      <w:pPr>
        <w:adjustRightInd w:val="0"/>
        <w:spacing w:line="360" w:lineRule="auto"/>
        <w:ind w:firstLineChars="330" w:firstLine="792"/>
        <w:outlineLvl w:val="1"/>
        <w:rPr>
          <w:ins w:id="251" w:author="이 진석" w:date="2018-10-23T11:28:00Z"/>
          <w:rFonts w:ascii="맑은 고딕" w:eastAsia="맑은 고딕" w:hAnsi="맑은 고딕"/>
          <w:color w:val="000000" w:themeColor="text1"/>
          <w:sz w:val="24"/>
          <w:lang w:eastAsia="ko-KR"/>
        </w:rPr>
      </w:pPr>
      <w:ins w:id="252" w:author="이 진석" w:date="2018-10-23T11:28:00Z">
        <w:r w:rsidRPr="00C162DA">
          <w:rPr>
            <w:rFonts w:ascii="맑은 고딕" w:eastAsia="맑은 고딕" w:hAnsi="맑은 고딕"/>
            <w:color w:val="000000" w:themeColor="text1"/>
            <w:sz w:val="24"/>
            <w:lang w:eastAsia="ko-KR"/>
          </w:rPr>
          <w:t>[</w:t>
        </w:r>
        <w:r w:rsidRPr="00C162DA">
          <w:rPr>
            <w:rFonts w:ascii="맑은 고딕" w:eastAsia="맑은 고딕" w:hAnsi="맑은 고딕" w:hint="eastAsia"/>
            <w:color w:val="000000" w:themeColor="text1"/>
            <w:sz w:val="24"/>
            <w:lang w:eastAsia="ko-KR"/>
          </w:rPr>
          <w:t>수학식</w:t>
        </w:r>
        <w:r w:rsidRPr="00C162DA">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2</w:t>
        </w:r>
        <w:r w:rsidRPr="00C162DA">
          <w:rPr>
            <w:rFonts w:ascii="맑은 고딕" w:eastAsia="맑은 고딕" w:hAnsi="맑은 고딕"/>
            <w:color w:val="000000" w:themeColor="text1"/>
            <w:sz w:val="24"/>
            <w:lang w:eastAsia="ko-KR"/>
          </w:rPr>
          <w:t>]</w:t>
        </w:r>
      </w:ins>
    </w:p>
    <w:p w:rsidR="00B403A3" w:rsidRPr="00C0387B" w:rsidRDefault="00B403A3" w:rsidP="00B403A3">
      <w:pPr>
        <w:adjustRightInd w:val="0"/>
        <w:spacing w:line="360" w:lineRule="auto"/>
        <w:ind w:firstLineChars="330" w:firstLine="792"/>
        <w:outlineLvl w:val="1"/>
        <w:rPr>
          <w:ins w:id="253" w:author="이 진석" w:date="2018-10-23T11:28:00Z"/>
          <w:rFonts w:ascii="맑은 고딕" w:eastAsia="맑은 고딕" w:hAnsi="맑은 고딕"/>
          <w:color w:val="000000" w:themeColor="text1"/>
          <w:sz w:val="24"/>
          <w:lang w:eastAsia="ko-KR"/>
        </w:rPr>
      </w:pPr>
      <w:ins w:id="254" w:author="이 진석" w:date="2018-10-23T11:28:00Z">
        <w:r>
          <w:rPr>
            <w:rFonts w:ascii="맑은 고딕" w:eastAsia="맑은 고딕" w:hAnsi="맑은 고딕" w:hint="eastAsia"/>
            <w:iCs/>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sidRPr="00C0387B">
          <w:rPr>
            <w:rFonts w:ascii="맑은 고딕" w:eastAsia="맑은 고딕" w:hAnsi="맑은 고딕" w:hint="eastAsia"/>
            <w:color w:val="000000" w:themeColor="text1"/>
            <w:sz w:val="24"/>
            <w:lang w:eastAsia="ko-KR"/>
          </w:rPr>
          <w:t xml:space="preserve"> = </w:t>
        </w:r>
        <w:r>
          <w:rPr>
            <w:rFonts w:ascii="맑은 고딕" w:eastAsia="맑은 고딕" w:hAnsi="맑은 고딕"/>
            <w:color w:val="000000" w:themeColor="text1"/>
            <w:sz w:val="24"/>
            <w:lang w:eastAsia="ko-KR"/>
          </w:rPr>
          <w:t>(</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 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A73892">
          <w:rPr>
            <w:rFonts w:ascii="맑은 고딕" w:eastAsia="맑은 고딕" w:hAnsi="맑은 고딕" w:hint="eastAsia"/>
            <w:color w:val="000000" w:themeColor="text1"/>
            <w:sz w:val="24"/>
            <w:lang w:eastAsia="ko-KR"/>
          </w:rPr>
          <w:t xml:space="preserve">) </w:t>
        </w:r>
        <m:oMath>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Pr>
            <w:rFonts w:ascii="맑은 고딕" w:eastAsia="맑은 고딕" w:hAnsi="맑은 고딕" w:hint="eastAsia"/>
            <w:iCs/>
            <w:color w:val="000000" w:themeColor="text1"/>
            <w:sz w:val="24"/>
            <w:lang w:eastAsia="ko-KR"/>
          </w:rPr>
          <w:t>,</w:t>
        </w:r>
        <w:r w:rsidRPr="00C0387B">
          <w:rPr>
            <w:rFonts w:ascii="맑은 고딕" w:eastAsia="맑은 고딕" w:hAnsi="맑은 고딕" w:hint="eastAsia"/>
            <w:color w:val="000000" w:themeColor="text1"/>
            <w:sz w:val="24"/>
            <w:lang w:eastAsia="ko-KR"/>
          </w:rPr>
          <w:t xml:space="preserve">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cos</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m:rPr>
              <m:nor/>
            </m:rPr>
            <w:rPr>
              <w:rFonts w:ascii="맑은 고딕" w:eastAsia="맑은 고딕" w:hAnsi="맑은 고딕" w:hint="eastAsia"/>
              <w:color w:val="000000" w:themeColor="text1"/>
              <w:sz w:val="24"/>
              <w:lang w:eastAsia="ko-KR"/>
            </w:rPr>
            <m:t>)</m:t>
          </m:r>
          <m:r>
            <w:rPr>
              <w:rFonts w:ascii="Cambria Math" w:eastAsia="맑은 고딕" w:hAnsi="Cambria Math"/>
              <w:color w:val="000000" w:themeColor="text1"/>
              <w:sz w:val="24"/>
              <w:lang w:eastAsia="ko-KR"/>
            </w:rPr>
            <m:t>-</m:t>
          </m:r>
        </m:oMath>
        <w:r w:rsidRPr="00A7389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Pr>
            <w:rFonts w:ascii="맑은 고딕" w:eastAsia="맑은 고딕" w:hAnsi="맑은 고딕" w:hint="eastAsia"/>
            <w:iCs/>
            <w:color w:val="000000" w:themeColor="text1"/>
            <w:sz w:val="24"/>
            <w:lang w:eastAsia="ko-KR"/>
          </w:rPr>
          <w:t>)</w:t>
        </w:r>
      </w:ins>
    </w:p>
    <w:p w:rsidR="00B403A3" w:rsidRDefault="00B403A3" w:rsidP="00B403A3">
      <w:pPr>
        <w:adjustRightInd w:val="0"/>
        <w:spacing w:line="360" w:lineRule="auto"/>
        <w:ind w:firstLineChars="330" w:firstLine="792"/>
        <w:outlineLvl w:val="1"/>
        <w:rPr>
          <w:ins w:id="255" w:author="이 진석" w:date="2018-10-23T11:28:00Z"/>
          <w:rFonts w:ascii="맑은 고딕" w:eastAsia="맑은 고딕" w:hAnsi="맑은 고딕"/>
          <w:iCs/>
          <w:color w:val="000000" w:themeColor="text1"/>
          <w:sz w:val="24"/>
          <w:lang w:eastAsia="ko-KR"/>
        </w:rPr>
      </w:pPr>
      <w:ins w:id="256" w:author="이 진석" w:date="2018-10-23T11:28:00Z">
        <w:r>
          <w:rPr>
            <w:rFonts w:ascii="맑은 고딕" w:eastAsia="맑은 고딕" w:hAnsi="맑은 고딕" w:hint="eastAsia"/>
            <w:color w:val="000000" w:themeColor="text1"/>
            <w:sz w:val="24"/>
            <w:lang w:eastAsia="ko-KR"/>
          </w:rPr>
          <w:t>(단,</w:t>
        </w:r>
        <w:r>
          <w:rPr>
            <w:rFonts w:ascii="맑은 고딕" w:eastAsia="맑은 고딕" w:hAnsi="맑은 고딕"/>
            <w:color w:val="000000" w:themeColor="text1"/>
            <w:sz w:val="24"/>
            <w:lang w:eastAsia="ko-KR"/>
          </w:rPr>
          <w:t xml:space="preserve"> </w:t>
        </w:r>
        <w:r>
          <w:rPr>
            <w:rFonts w:ascii="맑은 고딕" w:eastAsia="맑은 고딕" w:hAnsi="맑은 고딕" w:hint="eastAsia"/>
            <w:iCs/>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)는 </w:t>
        </w:r>
        <w:r>
          <w:rPr>
            <w:rFonts w:ascii="맑은 고딕" w:eastAsia="맑은 고딕" w:hAnsi="맑은 고딕" w:hint="eastAsia"/>
            <w:color w:val="000000" w:themeColor="text1"/>
            <w:sz w:val="24"/>
            <w:lang w:eastAsia="ko-KR"/>
          </w:rPr>
          <w:t xml:space="preserve">상완부의 움직임 데이터이고, </w:t>
        </w:r>
        <w:r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 xml:space="preserve">는 자이로센서의 </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개 방향 각도이고,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은 팔꿈치의 접힘 각도임.)</w:t>
        </w:r>
      </w:ins>
    </w:p>
    <w:p w:rsidR="00B403A3" w:rsidRPr="00B403A3" w:rsidDel="00B403A3" w:rsidRDefault="00B403A3" w:rsidP="00B403A3">
      <w:pPr>
        <w:adjustRightInd w:val="0"/>
        <w:spacing w:line="360" w:lineRule="auto"/>
        <w:ind w:firstLineChars="330" w:firstLine="792"/>
        <w:outlineLvl w:val="1"/>
        <w:rPr>
          <w:del w:id="257" w:author="이 진석" w:date="2018-10-23T11:28:00Z"/>
          <w:rFonts w:ascii="맑은 고딕" w:eastAsia="맑은 고딕" w:hAnsi="맑은 고딕"/>
          <w:color w:val="000000" w:themeColor="text1"/>
          <w:sz w:val="24"/>
          <w:lang w:eastAsia="ko-KR"/>
        </w:rPr>
      </w:pPr>
    </w:p>
    <w:p w:rsidR="000F2193" w:rsidRPr="00B26483" w:rsidRDefault="000F2193" w:rsidP="000F2193">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8C2DCA">
        <w:rPr>
          <w:rFonts w:ascii="맑은 고딕" w:eastAsia="맑은 고딕" w:hAnsi="맑은 고딕"/>
          <w:color w:val="000000" w:themeColor="text1"/>
          <w:sz w:val="24"/>
          <w:lang w:eastAsia="ko-KR"/>
        </w:rPr>
        <w:t>1</w:t>
      </w:r>
      <w:r w:rsidR="001540D5">
        <w:rPr>
          <w:rFonts w:ascii="맑은 고딕" w:eastAsia="맑은 고딕" w:hAnsi="맑은 고딕"/>
          <w:color w:val="000000" w:themeColor="text1"/>
          <w:sz w:val="24"/>
          <w:lang w:eastAsia="ko-KR"/>
        </w:rPr>
        <w:t>4</w:t>
      </w:r>
      <w:r w:rsidRPr="00B26483">
        <w:rPr>
          <w:rFonts w:ascii="맑은 고딕" w:eastAsia="맑은 고딕" w:hAnsi="맑은 고딕"/>
          <w:color w:val="000000" w:themeColor="text1"/>
          <w:sz w:val="24"/>
          <w:lang w:eastAsia="ko-KR"/>
        </w:rPr>
        <w:t>】</w:t>
      </w:r>
    </w:p>
    <w:p w:rsidR="000F2193"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8C2DCA">
        <w:rPr>
          <w:rFonts w:ascii="맑은 고딕" w:eastAsia="맑은 고딕" w:hAnsi="맑은 고딕"/>
          <w:color w:val="000000" w:themeColor="text1"/>
          <w:sz w:val="24"/>
          <w:lang w:eastAsia="ko-KR"/>
        </w:rPr>
        <w:t>1</w:t>
      </w:r>
      <w:r w:rsidR="001540D5">
        <w:rPr>
          <w:rFonts w:ascii="맑은 고딕" w:eastAsia="맑은 고딕" w:hAnsi="맑은 고딕"/>
          <w:color w:val="000000" w:themeColor="text1"/>
          <w:sz w:val="24"/>
          <w:lang w:eastAsia="ko-KR"/>
        </w:rPr>
        <w:t>1</w:t>
      </w:r>
      <w:r>
        <w:rPr>
          <w:rFonts w:ascii="맑은 고딕" w:eastAsia="맑은 고딕" w:hAnsi="맑은 고딕" w:hint="eastAsia"/>
          <w:color w:val="000000" w:themeColor="text1"/>
          <w:sz w:val="24"/>
          <w:lang w:eastAsia="ko-KR"/>
        </w:rPr>
        <w:t>항에 있어서,</w:t>
      </w:r>
    </w:p>
    <w:p w:rsidR="00B735DE"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상완부의 움직임 데이터를 산출하는 단계는,</w:t>
      </w:r>
    </w:p>
    <w:p w:rsidR="000F2193"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제2디바이스로부터 상기 사용자의 손목의 움직임 데이터를 수신하는 </w:t>
      </w:r>
      <w:r w:rsidR="008C2DCA">
        <w:rPr>
          <w:rFonts w:ascii="맑은 고딕" w:eastAsia="맑은 고딕" w:hAnsi="맑은 고딕" w:hint="eastAsia"/>
          <w:color w:val="000000" w:themeColor="text1"/>
          <w:sz w:val="24"/>
          <w:lang w:eastAsia="ko-KR"/>
        </w:rPr>
        <w:t xml:space="preserve">단계를 더 포함하는 </w:t>
      </w:r>
      <w:r>
        <w:rPr>
          <w:rFonts w:ascii="맑은 고딕" w:eastAsia="맑은 고딕" w:hAnsi="맑은 고딕" w:hint="eastAsia"/>
          <w:color w:val="000000" w:themeColor="text1"/>
          <w:sz w:val="24"/>
          <w:lang w:eastAsia="ko-KR"/>
        </w:rPr>
        <w:t xml:space="preserve">것을 특징으로 하는 </w:t>
      </w:r>
      <w:r w:rsidR="005F5082">
        <w:rPr>
          <w:rFonts w:ascii="맑은 고딕" w:eastAsia="맑은 고딕" w:hAnsi="맑은 고딕" w:hint="eastAsia"/>
          <w:color w:val="000000" w:themeColor="text1"/>
          <w:sz w:val="24"/>
          <w:lang w:eastAsia="ko-KR"/>
        </w:rPr>
        <w:t>동작인식 방법</w:t>
      </w:r>
      <w:r>
        <w:rPr>
          <w:rFonts w:ascii="맑은 고딕" w:eastAsia="맑은 고딕" w:hAnsi="맑은 고딕" w:hint="eastAsia"/>
          <w:color w:val="000000" w:themeColor="text1"/>
          <w:sz w:val="24"/>
          <w:lang w:eastAsia="ko-KR"/>
        </w:rPr>
        <w:t>.</w:t>
      </w:r>
    </w:p>
    <w:p w:rsidR="00B735DE"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FB2EC8" w:rsidRPr="00B26483" w:rsidRDefault="00FB2EC8" w:rsidP="00FB2EC8">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15</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항에 있어서,</w:t>
      </w:r>
    </w:p>
    <w:p w:rsidR="00FB2EC8" w:rsidRDefault="00FB2EC8"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사용자의 전완부의 움직임 데이터와 상기 거리 데이터와 동일 시간대의 손목의 움직임 데이터를 기초로 하여 실시간으로 팔의 움직임 데이터를 산출하여 디스플레이부로 전송하는 것을 특징으로 하는 동작인식 방법.</w:t>
      </w:r>
    </w:p>
    <w:p w:rsidR="00B735DE" w:rsidRPr="00DC397D" w:rsidRDefault="00B735DE" w:rsidP="00FB2EC8">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1540D5" w:rsidRPr="00B26483" w:rsidRDefault="001540D5" w:rsidP="001540D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w:t>
      </w:r>
      <w:r w:rsidR="00FB2EC8">
        <w:rPr>
          <w:rFonts w:ascii="맑은 고딕" w:eastAsia="맑은 고딕" w:hAnsi="맑은 고딕"/>
          <w:color w:val="000000" w:themeColor="text1"/>
          <w:sz w:val="24"/>
          <w:lang w:eastAsia="ko-KR"/>
        </w:rPr>
        <w:t>6</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1540D5" w:rsidP="001540D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항에 있어서,</w:t>
      </w:r>
    </w:p>
    <w:p w:rsidR="001540D5" w:rsidRDefault="001540D5" w:rsidP="001540D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단계는</w:t>
      </w:r>
      <w:r w:rsidR="00B735DE">
        <w:rPr>
          <w:rFonts w:ascii="맑은 고딕" w:eastAsia="맑은 고딕" w:hAnsi="맑은 고딕" w:hint="eastAsia"/>
          <w:color w:val="000000" w:themeColor="text1"/>
          <w:sz w:val="24"/>
          <w:lang w:eastAsia="ko-KR"/>
        </w:rPr>
        <w:t>,</w:t>
      </w:r>
    </w:p>
    <w:p w:rsidR="001540D5" w:rsidRDefault="001540D5" w:rsidP="001540D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 상기 상완부의 움직임 데이터, 상기 손목의 움직임 데이터,</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전완부의 길이, 상완부의 길이 및 손목의 길이를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팔의 움직임 데이터를 산출하는 것을 특징으로 하는 동작인식 방법</w:t>
      </w:r>
      <w:r w:rsidR="00B735DE">
        <w:rPr>
          <w:rFonts w:ascii="맑은 고딕" w:eastAsia="맑은 고딕" w:hAnsi="맑은 고딕" w:hint="eastAsia"/>
          <w:color w:val="000000" w:themeColor="text1"/>
          <w:sz w:val="24"/>
          <w:lang w:eastAsia="ko-KR"/>
        </w:rPr>
        <w:t>.</w:t>
      </w:r>
    </w:p>
    <w:p w:rsidR="00B735DE" w:rsidRPr="006E03DE" w:rsidRDefault="00B735DE" w:rsidP="001540D5">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0F2193" w:rsidRPr="00B26483" w:rsidRDefault="000F2193" w:rsidP="000F2193">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D44D26">
        <w:rPr>
          <w:rFonts w:ascii="맑은 고딕" w:eastAsia="맑은 고딕" w:hAnsi="맑은 고딕"/>
          <w:color w:val="000000" w:themeColor="text1"/>
          <w:sz w:val="24"/>
          <w:lang w:eastAsia="ko-KR"/>
        </w:rPr>
        <w:t>1</w:t>
      </w:r>
      <w:r w:rsidR="00FB2EC8">
        <w:rPr>
          <w:rFonts w:ascii="맑은 고딕" w:eastAsia="맑은 고딕" w:hAnsi="맑은 고딕"/>
          <w:color w:val="000000" w:themeColor="text1"/>
          <w:sz w:val="24"/>
          <w:lang w:eastAsia="ko-KR"/>
        </w:rPr>
        <w:t>7</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0F2193"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제</w:t>
      </w:r>
      <w:r w:rsidR="008C2DCA">
        <w:rPr>
          <w:rFonts w:ascii="맑은 고딕" w:eastAsia="맑은 고딕" w:hAnsi="맑은 고딕" w:hint="eastAsia"/>
          <w:color w:val="000000" w:themeColor="text1"/>
          <w:sz w:val="24"/>
          <w:lang w:eastAsia="ko-KR"/>
        </w:rPr>
        <w:t>1</w:t>
      </w:r>
      <w:r w:rsidR="00FB2EC8">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항에 있어서,</w:t>
      </w:r>
    </w:p>
    <w:p w:rsidR="00B735DE" w:rsidRPr="00B735DE"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단계는,</w:t>
      </w:r>
    </w:p>
    <w:p w:rsidR="000F2193" w:rsidRDefault="001540D5"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손목의 움직임 데이터</w:t>
      </w:r>
      <w:r>
        <w:rPr>
          <w:rFonts w:ascii="맑은 고딕" w:eastAsia="맑은 고딕" w:hAnsi="맑은 고딕"/>
          <w:color w:val="000000" w:themeColor="text1"/>
          <w:sz w:val="24"/>
          <w:lang w:eastAsia="ko-KR"/>
        </w:rPr>
        <w:t>의</w:t>
      </w:r>
      <w:r>
        <w:rPr>
          <w:rFonts w:ascii="맑은 고딕" w:eastAsia="맑은 고딕" w:hAnsi="맑은 고딕" w:hint="eastAsia"/>
          <w:color w:val="000000" w:themeColor="text1"/>
          <w:sz w:val="24"/>
          <w:lang w:eastAsia="ko-KR"/>
        </w:rPr>
        <w:t xml:space="preserve"> 일부와 상완부의 뒤틀림 각도를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전완부의 뒤틀림 각도를 산출하는</w:t>
      </w:r>
      <w:r>
        <w:rPr>
          <w:rFonts w:ascii="맑은 고딕" w:eastAsia="맑은 고딕" w:hAnsi="맑은 고딕"/>
          <w:color w:val="000000" w:themeColor="text1"/>
          <w:sz w:val="24"/>
          <w:lang w:eastAsia="ko-KR"/>
        </w:rPr>
        <w:t xml:space="preserve"> </w:t>
      </w:r>
      <w:r w:rsidR="00D44D26">
        <w:rPr>
          <w:rFonts w:ascii="맑은 고딕" w:eastAsia="맑은 고딕" w:hAnsi="맑은 고딕" w:hint="eastAsia"/>
          <w:color w:val="000000" w:themeColor="text1"/>
          <w:sz w:val="24"/>
          <w:lang w:eastAsia="ko-KR"/>
        </w:rPr>
        <w:t xml:space="preserve">단계를 더 포함하는 </w:t>
      </w:r>
      <w:r w:rsidR="000F2193">
        <w:rPr>
          <w:rFonts w:ascii="맑은 고딕" w:eastAsia="맑은 고딕" w:hAnsi="맑은 고딕" w:hint="eastAsia"/>
          <w:color w:val="000000" w:themeColor="text1"/>
          <w:sz w:val="24"/>
          <w:lang w:eastAsia="ko-KR"/>
        </w:rPr>
        <w:t xml:space="preserve">것을 특징으로 하는 동작인식 </w:t>
      </w:r>
      <w:r w:rsidR="00D44D26">
        <w:rPr>
          <w:rFonts w:ascii="맑은 고딕" w:eastAsia="맑은 고딕" w:hAnsi="맑은 고딕" w:hint="eastAsia"/>
          <w:color w:val="000000" w:themeColor="text1"/>
          <w:sz w:val="24"/>
          <w:lang w:eastAsia="ko-KR"/>
        </w:rPr>
        <w:t>방법</w:t>
      </w:r>
      <w:r w:rsidR="000F2193">
        <w:rPr>
          <w:rFonts w:ascii="맑은 고딕" w:eastAsia="맑은 고딕" w:hAnsi="맑은 고딕" w:hint="eastAsia"/>
          <w:color w:val="000000" w:themeColor="text1"/>
          <w:sz w:val="24"/>
          <w:lang w:eastAsia="ko-KR"/>
        </w:rPr>
        <w:t>.</w:t>
      </w:r>
    </w:p>
    <w:p w:rsidR="00B735DE" w:rsidRPr="007724B5"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0F2193" w:rsidRPr="00B26483" w:rsidRDefault="000F2193" w:rsidP="000F2193">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D44D26">
        <w:rPr>
          <w:rFonts w:ascii="맑은 고딕" w:eastAsia="맑은 고딕" w:hAnsi="맑은 고딕"/>
          <w:color w:val="000000" w:themeColor="text1"/>
          <w:sz w:val="24"/>
          <w:lang w:eastAsia="ko-KR"/>
        </w:rPr>
        <w:t>1</w:t>
      </w:r>
      <w:r w:rsidR="00FB2EC8">
        <w:rPr>
          <w:rFonts w:ascii="맑은 고딕" w:eastAsia="맑은 고딕" w:hAnsi="맑은 고딕"/>
          <w:color w:val="000000" w:themeColor="text1"/>
          <w:sz w:val="24"/>
          <w:lang w:eastAsia="ko-KR"/>
        </w:rPr>
        <w:t>8</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0F2193"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D44D26">
        <w:rPr>
          <w:rFonts w:ascii="맑은 고딕" w:eastAsia="맑은 고딕" w:hAnsi="맑은 고딕" w:hint="eastAsia"/>
          <w:color w:val="000000" w:themeColor="text1"/>
          <w:sz w:val="24"/>
          <w:lang w:eastAsia="ko-KR"/>
        </w:rPr>
        <w:t>1</w:t>
      </w:r>
      <w:r w:rsidR="00FB2EC8">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항에 있어서,</w:t>
      </w:r>
    </w:p>
    <w:p w:rsidR="000F2193" w:rsidRDefault="001540D5"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단계는</w:t>
      </w:r>
      <w:r w:rsidR="00B735DE">
        <w:rPr>
          <w:rFonts w:ascii="맑은 고딕" w:eastAsia="맑은 고딕" w:hAnsi="맑은 고딕" w:hint="eastAsia"/>
          <w:color w:val="000000" w:themeColor="text1"/>
          <w:sz w:val="24"/>
          <w:lang w:eastAsia="ko-KR"/>
        </w:rPr>
        <w:t>,</w:t>
      </w:r>
    </w:p>
    <w:p w:rsidR="000F2193" w:rsidRDefault="001540D5"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w:t>
      </w:r>
      <w:r w:rsidR="00B735DE">
        <w:rPr>
          <w:rFonts w:ascii="맑은 고딕" w:eastAsia="맑은 고딕" w:hAnsi="맑은 고딕" w:hint="eastAsia"/>
          <w:color w:val="000000" w:themeColor="text1"/>
          <w:sz w:val="24"/>
          <w:lang w:eastAsia="ko-KR"/>
        </w:rPr>
        <w:t>가</w:t>
      </w:r>
      <w:r>
        <w:rPr>
          <w:rFonts w:ascii="맑은 고딕" w:eastAsia="맑은 고딕" w:hAnsi="맑은 고딕" w:hint="eastAsia"/>
          <w:color w:val="000000" w:themeColor="text1"/>
          <w:sz w:val="24"/>
          <w:lang w:eastAsia="ko-KR"/>
        </w:rPr>
        <w:t xml:space="preserve"> 어깨의 위치, 팔꿈치의 위치 손목의 위치</w:t>
      </w:r>
      <w:r w:rsidRPr="009F4229">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및 손의 중심 위치를 각각 나타내는 </w:t>
      </w:r>
      <w:del w:id="258" w:author="이 진석" w:date="2018-10-24T15:19:00Z">
        <w:r w:rsidDel="00BA5B6B">
          <w:rPr>
            <w:rFonts w:ascii="맑은 고딕" w:eastAsia="맑은 고딕" w:hAnsi="맑은 고딕"/>
            <w:color w:val="000000" w:themeColor="text1"/>
            <w:sz w:val="24"/>
            <w:lang w:eastAsia="ko-KR"/>
          </w:rPr>
          <w:delText>X</w:delText>
        </w:r>
        <w:r w:rsidDel="00BA5B6B">
          <w:rPr>
            <w:rFonts w:ascii="맑은 고딕" w:eastAsia="맑은 고딕" w:hAnsi="맑은 고딕" w:hint="eastAsia"/>
            <w:color w:val="000000" w:themeColor="text1"/>
            <w:sz w:val="24"/>
            <w:lang w:eastAsia="ko-KR"/>
          </w:rPr>
          <w:delText>축,</w:delText>
        </w:r>
        <w:r w:rsidDel="00BA5B6B">
          <w:rPr>
            <w:rFonts w:ascii="맑은 고딕" w:eastAsia="맑은 고딕" w:hAnsi="맑은 고딕"/>
            <w:color w:val="000000" w:themeColor="text1"/>
            <w:sz w:val="24"/>
            <w:lang w:eastAsia="ko-KR"/>
          </w:rPr>
          <w:delText xml:space="preserve"> </w:delText>
        </w:r>
        <w:r w:rsidDel="00BA5B6B">
          <w:rPr>
            <w:rFonts w:ascii="맑은 고딕" w:eastAsia="맑은 고딕" w:hAnsi="맑은 고딕" w:hint="eastAsia"/>
            <w:color w:val="000000" w:themeColor="text1"/>
            <w:sz w:val="24"/>
            <w:lang w:eastAsia="ko-KR"/>
          </w:rPr>
          <w:delText>Y축,</w:delText>
        </w:r>
        <w:r w:rsidDel="00BA5B6B">
          <w:rPr>
            <w:rFonts w:ascii="맑은 고딕" w:eastAsia="맑은 고딕" w:hAnsi="맑은 고딕"/>
            <w:color w:val="000000" w:themeColor="text1"/>
            <w:sz w:val="24"/>
            <w:lang w:eastAsia="ko-KR"/>
          </w:rPr>
          <w:delText xml:space="preserve"> </w:delText>
        </w:r>
        <w:r w:rsidDel="00BA5B6B">
          <w:rPr>
            <w:rFonts w:ascii="맑은 고딕" w:eastAsia="맑은 고딕" w:hAnsi="맑은 고딕" w:hint="eastAsia"/>
            <w:color w:val="000000" w:themeColor="text1"/>
            <w:sz w:val="24"/>
            <w:lang w:eastAsia="ko-KR"/>
          </w:rPr>
          <w:delText xml:space="preserve">Z축의 </w:delText>
        </w:r>
      </w:del>
      <w:r>
        <w:rPr>
          <w:rFonts w:ascii="맑은 고딕" w:eastAsia="맑은 고딕" w:hAnsi="맑은 고딕" w:hint="eastAsia"/>
          <w:color w:val="000000" w:themeColor="text1"/>
          <w:sz w:val="24"/>
          <w:lang w:eastAsia="ko-KR"/>
        </w:rPr>
        <w:t>좌표이고,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어깨의 위치를 기준점으로 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기준점을 기초로 하여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손목의 위치, 상기 손의 중심 위치를 </w:t>
      </w:r>
      <w:del w:id="259" w:author="이 진석" w:date="2018-10-23T09:30:00Z">
        <w:r w:rsidDel="00E23DB1">
          <w:rPr>
            <w:rFonts w:ascii="맑은 고딕" w:eastAsia="맑은 고딕" w:hAnsi="맑은 고딕" w:hint="eastAsia"/>
            <w:color w:val="000000" w:themeColor="text1"/>
            <w:sz w:val="24"/>
            <w:lang w:eastAsia="ko-KR"/>
          </w:rPr>
          <w:delText xml:space="preserve">순서대로 </w:delText>
        </w:r>
      </w:del>
      <w:r>
        <w:rPr>
          <w:rFonts w:ascii="맑은 고딕" w:eastAsia="맑은 고딕" w:hAnsi="맑은 고딕" w:hint="eastAsia"/>
          <w:color w:val="000000" w:themeColor="text1"/>
          <w:sz w:val="24"/>
          <w:lang w:eastAsia="ko-KR"/>
        </w:rPr>
        <w:t>산출</w:t>
      </w:r>
      <w:r w:rsidR="00B735DE">
        <w:rPr>
          <w:rFonts w:ascii="맑은 고딕" w:eastAsia="맑은 고딕" w:hAnsi="맑은 고딕" w:hint="eastAsia"/>
          <w:color w:val="000000" w:themeColor="text1"/>
          <w:sz w:val="24"/>
          <w:lang w:eastAsia="ko-KR"/>
        </w:rPr>
        <w:t>되는</w:t>
      </w:r>
      <w:r>
        <w:rPr>
          <w:rFonts w:ascii="맑은 고딕" w:eastAsia="맑은 고딕" w:hAnsi="맑은 고딕" w:hint="eastAsia"/>
          <w:color w:val="000000" w:themeColor="text1"/>
          <w:sz w:val="24"/>
          <w:lang w:eastAsia="ko-KR"/>
        </w:rPr>
        <w:t xml:space="preserve"> </w:t>
      </w:r>
      <w:r w:rsidR="000F2193">
        <w:rPr>
          <w:rFonts w:ascii="맑은 고딕" w:eastAsia="맑은 고딕" w:hAnsi="맑은 고딕" w:hint="eastAsia"/>
          <w:color w:val="000000" w:themeColor="text1"/>
          <w:sz w:val="24"/>
          <w:lang w:eastAsia="ko-KR"/>
        </w:rPr>
        <w:t xml:space="preserve">것을 특징으로 하는 동작인식 </w:t>
      </w:r>
      <w:r w:rsidR="00D44D26">
        <w:rPr>
          <w:rFonts w:ascii="맑은 고딕" w:eastAsia="맑은 고딕" w:hAnsi="맑은 고딕" w:hint="eastAsia"/>
          <w:color w:val="000000" w:themeColor="text1"/>
          <w:sz w:val="24"/>
          <w:lang w:eastAsia="ko-KR"/>
        </w:rPr>
        <w:t>방법</w:t>
      </w:r>
      <w:r w:rsidR="000F2193">
        <w:rPr>
          <w:rFonts w:ascii="맑은 고딕" w:eastAsia="맑은 고딕" w:hAnsi="맑은 고딕" w:hint="eastAsia"/>
          <w:color w:val="000000" w:themeColor="text1"/>
          <w:sz w:val="24"/>
          <w:lang w:eastAsia="ko-KR"/>
        </w:rPr>
        <w:t>.</w:t>
      </w:r>
    </w:p>
    <w:p w:rsidR="00B735DE" w:rsidRPr="00B735DE" w:rsidRDefault="00B735DE" w:rsidP="000F219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6435A" w:rsidRPr="00B26483" w:rsidRDefault="0056435A" w:rsidP="0056435A">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w:t>
      </w:r>
      <w:r w:rsidR="00FB2EC8">
        <w:rPr>
          <w:rFonts w:ascii="맑은 고딕" w:eastAsia="맑은 고딕" w:hAnsi="맑은 고딕"/>
          <w:color w:val="000000" w:themeColor="text1"/>
          <w:sz w:val="24"/>
          <w:lang w:eastAsia="ko-KR"/>
        </w:rPr>
        <w:t>9</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735DE" w:rsidRDefault="0056435A" w:rsidP="0056435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sidR="00FB2EC8">
        <w:rPr>
          <w:rFonts w:ascii="맑은 고딕" w:eastAsia="맑은 고딕" w:hAnsi="맑은 고딕"/>
          <w:color w:val="000000" w:themeColor="text1"/>
          <w:sz w:val="24"/>
          <w:lang w:eastAsia="ko-KR"/>
        </w:rPr>
        <w:t>8</w:t>
      </w:r>
      <w:r>
        <w:rPr>
          <w:rFonts w:ascii="맑은 고딕" w:eastAsia="맑은 고딕" w:hAnsi="맑은 고딕" w:hint="eastAsia"/>
          <w:color w:val="000000" w:themeColor="text1"/>
          <w:sz w:val="24"/>
          <w:lang w:eastAsia="ko-KR"/>
        </w:rPr>
        <w:t>항에 있어서,</w:t>
      </w:r>
    </w:p>
    <w:p w:rsidR="0056435A" w:rsidRDefault="001540D5" w:rsidP="0056435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데이터를 디스플레이에 출력하는 단계</w:t>
      </w:r>
      <w:r w:rsidR="0056435A">
        <w:rPr>
          <w:rFonts w:ascii="맑은 고딕" w:eastAsia="맑은 고딕" w:hAnsi="맑은 고딕" w:hint="eastAsia"/>
          <w:color w:val="000000" w:themeColor="text1"/>
          <w:sz w:val="24"/>
          <w:lang w:eastAsia="ko-KR"/>
        </w:rPr>
        <w:t>는</w:t>
      </w:r>
      <w:r w:rsidR="00B735DE">
        <w:rPr>
          <w:rFonts w:ascii="맑은 고딕" w:eastAsia="맑은 고딕" w:hAnsi="맑은 고딕" w:hint="eastAsia"/>
          <w:color w:val="000000" w:themeColor="text1"/>
          <w:sz w:val="24"/>
          <w:lang w:eastAsia="ko-KR"/>
        </w:rPr>
        <w:t>,</w:t>
      </w:r>
    </w:p>
    <w:p w:rsidR="0056435A" w:rsidRPr="00943245" w:rsidRDefault="001540D5" w:rsidP="0056435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어깨의 위치,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손목의 위치 및 상기 손의 중심 위치를 기초로 하여, 상기 제어부에 의해 생성된 팔 전체의 모형을 출력하는 </w:t>
      </w:r>
      <w:r w:rsidR="0056435A">
        <w:rPr>
          <w:rFonts w:ascii="맑은 고딕" w:eastAsia="맑은 고딕" w:hAnsi="맑은 고딕" w:hint="eastAsia"/>
          <w:color w:val="000000" w:themeColor="text1"/>
          <w:sz w:val="24"/>
          <w:lang w:eastAsia="ko-KR"/>
        </w:rPr>
        <w:t>것을 특징으로 하는 동작인식 방법.</w:t>
      </w: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w:t>
      </w:r>
      <w:r w:rsidRPr="00811B2D">
        <w:rPr>
          <w:rFonts w:ascii="맑은 고딕" w:eastAsia="맑은 고딕" w:hAnsi="맑은 고딕"/>
          <w:color w:val="000000" w:themeColor="text1"/>
          <w:sz w:val="24"/>
          <w:lang w:eastAsia="ko-KR"/>
        </w:rPr>
        <w:t>요약서</w:t>
      </w:r>
      <w:r w:rsidRPr="00B26483">
        <w:rPr>
          <w:rFonts w:ascii="맑은 고딕" w:eastAsia="맑은 고딕" w:hAnsi="맑은 고딕"/>
          <w:color w:val="000000" w:themeColor="text1"/>
          <w:sz w:val="24"/>
          <w:lang w:eastAsia="ko-KR"/>
        </w:rPr>
        <w:t>】</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【요약】</w:t>
      </w:r>
    </w:p>
    <w:p w:rsidR="00B735DE" w:rsidRDefault="00E044B6" w:rsidP="00FB2EC8">
      <w:pPr>
        <w:adjustRightInd w:val="0"/>
        <w:spacing w:line="360" w:lineRule="auto"/>
        <w:ind w:firstLineChars="330" w:firstLine="792"/>
        <w:outlineLvl w:val="1"/>
        <w:rPr>
          <w:rFonts w:ascii="맑은 고딕" w:eastAsia="맑은 고딕" w:hAnsi="맑은 고딕"/>
          <w:sz w:val="24"/>
          <w:lang w:eastAsia="ko-KR"/>
        </w:rPr>
      </w:pPr>
      <w:r w:rsidRPr="00E044B6">
        <w:rPr>
          <w:rFonts w:ascii="맑은 고딕" w:eastAsia="맑은 고딕" w:hAnsi="맑은 고딕" w:hint="eastAsia"/>
          <w:color w:val="000000" w:themeColor="text1"/>
          <w:sz w:val="24"/>
          <w:lang w:eastAsia="ko-KR"/>
        </w:rPr>
        <w:t>본</w:t>
      </w:r>
      <w:r w:rsidRPr="00E044B6">
        <w:rPr>
          <w:rFonts w:ascii="맑은 고딕" w:eastAsia="맑은 고딕" w:hAnsi="맑은 고딕"/>
          <w:color w:val="000000" w:themeColor="text1"/>
          <w:sz w:val="24"/>
          <w:lang w:eastAsia="ko-KR"/>
        </w:rPr>
        <w:t xml:space="preserve"> </w:t>
      </w:r>
      <w:r w:rsidRPr="00E044B6">
        <w:rPr>
          <w:rFonts w:ascii="맑은 고딕" w:eastAsia="맑은 고딕" w:hAnsi="맑은 고딕" w:hint="eastAsia"/>
          <w:color w:val="000000" w:themeColor="text1"/>
          <w:sz w:val="24"/>
          <w:lang w:eastAsia="ko-KR"/>
        </w:rPr>
        <w:t>발명은</w:t>
      </w:r>
      <w:r w:rsidRPr="00E044B6">
        <w:rPr>
          <w:rFonts w:ascii="맑은 고딕" w:eastAsia="맑은 고딕" w:hAnsi="맑은 고딕"/>
          <w:color w:val="000000" w:themeColor="text1"/>
          <w:sz w:val="24"/>
          <w:lang w:eastAsia="ko-KR"/>
        </w:rPr>
        <w:t xml:space="preserve"> </w:t>
      </w:r>
      <w:r w:rsidR="00FB2EC8">
        <w:rPr>
          <w:rFonts w:ascii="맑은 고딕" w:eastAsia="맑은 고딕" w:hAnsi="맑은 고딕" w:hint="eastAsia"/>
          <w:sz w:val="24"/>
          <w:lang w:eastAsia="ko-KR"/>
        </w:rPr>
        <w:t xml:space="preserve">동작인식 시스템 및 </w:t>
      </w:r>
      <w:r w:rsidR="00B735DE">
        <w:rPr>
          <w:rFonts w:ascii="맑은 고딕" w:eastAsia="맑은 고딕" w:hAnsi="맑은 고딕" w:hint="eastAsia"/>
          <w:sz w:val="24"/>
          <w:lang w:eastAsia="ko-KR"/>
        </w:rPr>
        <w:t xml:space="preserve">이를 이용한 </w:t>
      </w:r>
      <w:r w:rsidR="00FB2EC8">
        <w:rPr>
          <w:rFonts w:ascii="맑은 고딕" w:eastAsia="맑은 고딕" w:hAnsi="맑은 고딕" w:hint="eastAsia"/>
          <w:sz w:val="24"/>
          <w:lang w:eastAsia="ko-KR"/>
        </w:rPr>
        <w:t>방법</w:t>
      </w:r>
      <w:r w:rsidR="00FB2EC8" w:rsidRPr="00231449">
        <w:rPr>
          <w:rFonts w:ascii="맑은 고딕" w:eastAsia="맑은 고딕" w:hAnsi="맑은 고딕" w:hint="eastAsia"/>
          <w:sz w:val="24"/>
          <w:lang w:eastAsia="ko-KR"/>
        </w:rPr>
        <w:t>에</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관한</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것으로</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보다</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상세하게는</w:t>
      </w:r>
      <w:r w:rsidR="00FB2EC8" w:rsidRPr="00231449">
        <w:rPr>
          <w:rFonts w:ascii="맑은 고딕" w:eastAsia="맑은 고딕" w:hAnsi="맑은 고딕"/>
          <w:sz w:val="24"/>
          <w:lang w:eastAsia="ko-KR"/>
        </w:rPr>
        <w:t xml:space="preserve"> </w:t>
      </w:r>
      <w:r w:rsidR="00FB2EC8">
        <w:rPr>
          <w:rFonts w:ascii="맑은 고딕" w:eastAsia="맑은 고딕" w:hAnsi="맑은 고딕" w:hint="eastAsia"/>
          <w:sz w:val="24"/>
          <w:lang w:eastAsia="ko-KR"/>
        </w:rPr>
        <w:t>자이로 센서 및 레이저</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센서를</w:t>
      </w:r>
      <w:r w:rsidR="00FB2EC8" w:rsidRPr="00231449">
        <w:rPr>
          <w:rFonts w:ascii="맑은 고딕" w:eastAsia="맑은 고딕" w:hAnsi="맑은 고딕"/>
          <w:sz w:val="24"/>
          <w:lang w:eastAsia="ko-KR"/>
        </w:rPr>
        <w:t xml:space="preserve"> </w:t>
      </w:r>
      <w:r w:rsidR="00FB2EC8">
        <w:rPr>
          <w:rFonts w:ascii="맑은 고딕" w:eastAsia="맑은 고딕" w:hAnsi="맑은 고딕" w:hint="eastAsia"/>
          <w:sz w:val="24"/>
          <w:lang w:eastAsia="ko-KR"/>
        </w:rPr>
        <w:t>이용하여 팔</w:t>
      </w:r>
      <w:r w:rsidR="00FB2EC8" w:rsidRPr="00231449">
        <w:rPr>
          <w:rFonts w:ascii="맑은 고딕" w:eastAsia="맑은 고딕" w:hAnsi="맑은 고딕" w:hint="eastAsia"/>
          <w:sz w:val="24"/>
          <w:lang w:eastAsia="ko-KR"/>
        </w:rPr>
        <w:t>의</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움직임을</w:t>
      </w:r>
      <w:r w:rsidR="00FB2EC8" w:rsidRPr="00231449">
        <w:rPr>
          <w:rFonts w:ascii="맑은 고딕" w:eastAsia="맑은 고딕" w:hAnsi="맑은 고딕"/>
          <w:sz w:val="24"/>
          <w:lang w:eastAsia="ko-KR"/>
        </w:rPr>
        <w:t xml:space="preserve"> </w:t>
      </w:r>
      <w:r w:rsidR="00FB2EC8">
        <w:rPr>
          <w:rFonts w:ascii="맑은 고딕" w:eastAsia="맑은 고딕" w:hAnsi="맑은 고딕" w:hint="eastAsia"/>
          <w:sz w:val="24"/>
          <w:lang w:eastAsia="ko-KR"/>
        </w:rPr>
        <w:t xml:space="preserve">인식하도록 하는 동작인식 시스템 및 </w:t>
      </w:r>
      <w:r w:rsidR="00B735DE">
        <w:rPr>
          <w:rFonts w:ascii="맑은 고딕" w:eastAsia="맑은 고딕" w:hAnsi="맑은 고딕" w:hint="eastAsia"/>
          <w:sz w:val="24"/>
          <w:lang w:eastAsia="ko-KR"/>
        </w:rPr>
        <w:t xml:space="preserve">이를 이용한 </w:t>
      </w:r>
      <w:r w:rsidR="00FB2EC8">
        <w:rPr>
          <w:rFonts w:ascii="맑은 고딕" w:eastAsia="맑은 고딕" w:hAnsi="맑은 고딕" w:hint="eastAsia"/>
          <w:sz w:val="24"/>
          <w:lang w:eastAsia="ko-KR"/>
        </w:rPr>
        <w:t>방법</w:t>
      </w:r>
      <w:r w:rsidR="00FB2EC8" w:rsidRPr="00231449">
        <w:rPr>
          <w:rFonts w:ascii="맑은 고딕" w:eastAsia="맑은 고딕" w:hAnsi="맑은 고딕" w:hint="eastAsia"/>
          <w:sz w:val="24"/>
          <w:lang w:eastAsia="ko-KR"/>
        </w:rPr>
        <w:t>에</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관한</w:t>
      </w:r>
      <w:r w:rsidR="00FB2EC8" w:rsidRPr="00231449">
        <w:rPr>
          <w:rFonts w:ascii="맑은 고딕" w:eastAsia="맑은 고딕" w:hAnsi="맑은 고딕"/>
          <w:sz w:val="24"/>
          <w:lang w:eastAsia="ko-KR"/>
        </w:rPr>
        <w:t xml:space="preserve"> </w:t>
      </w:r>
      <w:r w:rsidR="00FB2EC8" w:rsidRPr="00231449">
        <w:rPr>
          <w:rFonts w:ascii="맑은 고딕" w:eastAsia="맑은 고딕" w:hAnsi="맑은 고딕" w:hint="eastAsia"/>
          <w:sz w:val="24"/>
          <w:lang w:eastAsia="ko-KR"/>
        </w:rPr>
        <w:t>것이다</w:t>
      </w:r>
      <w:r w:rsidR="00FB2EC8" w:rsidRPr="00231449">
        <w:rPr>
          <w:rFonts w:ascii="맑은 고딕" w:eastAsia="맑은 고딕" w:hAnsi="맑은 고딕"/>
          <w:sz w:val="24"/>
          <w:lang w:eastAsia="ko-KR"/>
        </w:rPr>
        <w:t>.</w:t>
      </w:r>
    </w:p>
    <w:p w:rsidR="00FB2EC8" w:rsidRPr="006B57B8" w:rsidRDefault="006B57B8" w:rsidP="00FB2EC8">
      <w:pPr>
        <w:adjustRightInd w:val="0"/>
        <w:spacing w:line="360" w:lineRule="auto"/>
        <w:ind w:firstLineChars="330" w:firstLine="792"/>
        <w:outlineLvl w:val="1"/>
        <w:rPr>
          <w:rFonts w:ascii="맑은 고딕" w:eastAsia="맑은 고딕" w:hAnsi="맑은 고딕"/>
          <w:sz w:val="24"/>
          <w:lang w:eastAsia="ko-KR"/>
        </w:rPr>
      </w:pPr>
      <w:r w:rsidRPr="00FB2EC8">
        <w:rPr>
          <w:rFonts w:ascii="맑은 고딕" w:eastAsia="맑은 고딕" w:hAnsi="맑은 고딕" w:hint="eastAsia"/>
          <w:color w:val="000000" w:themeColor="text1"/>
          <w:sz w:val="24"/>
          <w:lang w:eastAsia="ko-KR"/>
        </w:rPr>
        <w:t>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발명의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실시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예에</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따른</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동작인식</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시스템은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사용자의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w:t>
      </w:r>
      <w:r w:rsidRPr="00FB2EC8">
        <w:rPr>
          <w:rFonts w:ascii="맑은 고딕" w:eastAsia="맑은 고딕" w:hAnsi="맑은 고딕"/>
          <w:color w:val="000000" w:themeColor="text1"/>
          <w:sz w:val="24"/>
          <w:lang w:eastAsia="ko-KR"/>
        </w:rPr>
        <w:t>1</w:t>
      </w:r>
      <w:r w:rsidRPr="00FB2EC8">
        <w:rPr>
          <w:rFonts w:ascii="맑은 고딕" w:eastAsia="맑은 고딕" w:hAnsi="맑은 고딕" w:hint="eastAsia"/>
          <w:color w:val="000000" w:themeColor="text1"/>
          <w:sz w:val="24"/>
          <w:lang w:eastAsia="ko-KR"/>
        </w:rPr>
        <w:t>디바이스로부터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수신하는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통신부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출력하는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디스플레이부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및</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거리데이터와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산출하고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데이터와</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상완부의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기초로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하여</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산출하고</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상기</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팔의</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움직임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데이터를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디스플레이부로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전송하는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제어부를</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포함하는</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것을</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특징으로</w:t>
      </w:r>
      <w:r w:rsidRPr="00FB2EC8">
        <w:rPr>
          <w:rFonts w:ascii="맑은 고딕" w:eastAsia="맑은 고딕" w:hAnsi="맑은 고딕"/>
          <w:color w:val="000000" w:themeColor="text1"/>
          <w:sz w:val="24"/>
          <w:lang w:eastAsia="ko-KR"/>
        </w:rPr>
        <w:t xml:space="preserve"> </w:t>
      </w:r>
      <w:r w:rsidRPr="00FB2EC8">
        <w:rPr>
          <w:rFonts w:ascii="맑은 고딕" w:eastAsia="맑은 고딕" w:hAnsi="맑은 고딕" w:hint="eastAsia"/>
          <w:color w:val="000000" w:themeColor="text1"/>
          <w:sz w:val="24"/>
          <w:lang w:eastAsia="ko-KR"/>
        </w:rPr>
        <w:t>한다</w:t>
      </w:r>
      <w:r w:rsidRPr="00FB2EC8">
        <w:rPr>
          <w:rFonts w:ascii="맑은 고딕" w:eastAsia="맑은 고딕" w:hAnsi="맑은 고딕"/>
          <w:color w:val="000000" w:themeColor="text1"/>
          <w:sz w:val="24"/>
          <w:lang w:eastAsia="ko-KR"/>
        </w:rPr>
        <w:t>.</w:t>
      </w:r>
    </w:p>
    <w:p w:rsidR="00E044B6" w:rsidRPr="00FB2EC8" w:rsidRDefault="00E044B6" w:rsidP="00AE14C2">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E044B6" w:rsidRPr="00F70D83" w:rsidRDefault="00E044B6" w:rsidP="00E044B6">
      <w:pPr>
        <w:adjustRightInd w:val="0"/>
        <w:spacing w:line="360" w:lineRule="auto"/>
        <w:outlineLvl w:val="1"/>
        <w:rPr>
          <w:rFonts w:ascii="맑은 고딕" w:eastAsia="맑은 고딕" w:hAnsi="맑은 고딕"/>
          <w:color w:val="000000" w:themeColor="text1"/>
          <w:sz w:val="24"/>
          <w:lang w:eastAsia="ko-KR"/>
        </w:rPr>
      </w:pPr>
      <w:r w:rsidRPr="00F70D83">
        <w:rPr>
          <w:rFonts w:ascii="맑은 고딕" w:eastAsia="맑은 고딕" w:hAnsi="맑은 고딕"/>
          <w:color w:val="000000" w:themeColor="text1"/>
          <w:sz w:val="24"/>
          <w:lang w:eastAsia="ko-KR"/>
        </w:rPr>
        <w:t>【</w:t>
      </w:r>
      <w:r w:rsidRPr="00F70D83">
        <w:rPr>
          <w:rFonts w:ascii="맑은 고딕" w:eastAsia="맑은 고딕" w:hAnsi="맑은 고딕" w:hint="eastAsia"/>
          <w:color w:val="000000" w:themeColor="text1"/>
          <w:sz w:val="24"/>
          <w:lang w:eastAsia="ko-KR"/>
        </w:rPr>
        <w:t>대표도</w:t>
      </w:r>
      <w:r w:rsidRPr="00F70D83">
        <w:rPr>
          <w:rFonts w:ascii="맑은 고딕" w:eastAsia="맑은 고딕" w:hAnsi="맑은 고딕"/>
          <w:color w:val="000000" w:themeColor="text1"/>
          <w:sz w:val="24"/>
          <w:lang w:eastAsia="ko-KR"/>
        </w:rPr>
        <w:t>】</w:t>
      </w:r>
    </w:p>
    <w:p w:rsidR="00E044B6" w:rsidRPr="00B26483" w:rsidRDefault="00E044B6" w:rsidP="006B57B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0D83">
        <w:rPr>
          <w:rFonts w:ascii="맑은 고딕" w:eastAsia="맑은 고딕" w:hAnsi="맑은 고딕" w:hint="eastAsia"/>
          <w:color w:val="000000" w:themeColor="text1"/>
          <w:sz w:val="24"/>
          <w:lang w:eastAsia="ko-KR"/>
        </w:rPr>
        <w:t xml:space="preserve">도 </w:t>
      </w:r>
      <w:r w:rsidR="006B57B8">
        <w:rPr>
          <w:rFonts w:ascii="맑은 고딕" w:eastAsia="맑은 고딕" w:hAnsi="맑은 고딕"/>
          <w:color w:val="000000" w:themeColor="text1"/>
          <w:sz w:val="24"/>
          <w:lang w:eastAsia="ko-KR"/>
        </w:rPr>
        <w:t>8</w:t>
      </w:r>
    </w:p>
    <w:p w:rsidR="00207C18" w:rsidRDefault="00587955" w:rsidP="00207C18">
      <w:pPr>
        <w:adjustRightInd w:val="0"/>
        <w:spacing w:line="360" w:lineRule="auto"/>
        <w:jc w:val="center"/>
        <w:outlineLvl w:val="1"/>
        <w:rPr>
          <w:ins w:id="260" w:author=" " w:date="2018-10-24T08:41:00Z"/>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br w:type="page"/>
      </w:r>
      <w:ins w:id="261" w:author=" " w:date="2018-10-24T08:41:00Z">
        <w:r w:rsidR="00207C18">
          <w:rPr>
            <w:rFonts w:ascii="맑은 고딕" w:eastAsia="맑은 고딕" w:hAnsi="맑은 고딕" w:hint="eastAsia"/>
            <w:color w:val="000000" w:themeColor="text1"/>
            <w:sz w:val="24"/>
            <w:lang w:eastAsia="ko-KR"/>
          </w:rPr>
          <w:lastRenderedPageBreak/>
          <w:t>【도면】</w:t>
        </w:r>
      </w:ins>
    </w:p>
    <w:p w:rsidR="00207C18" w:rsidRDefault="00207C18" w:rsidP="00207C18">
      <w:pPr>
        <w:adjustRightInd w:val="0"/>
        <w:spacing w:line="360" w:lineRule="auto"/>
        <w:outlineLvl w:val="1"/>
        <w:rPr>
          <w:ins w:id="262" w:author=" " w:date="2018-10-24T08:41:00Z"/>
          <w:rFonts w:ascii="맑은 고딕" w:eastAsia="맑은 고딕" w:hAnsi="맑은 고딕"/>
          <w:color w:val="000000" w:themeColor="text1"/>
          <w:sz w:val="24"/>
          <w:lang w:eastAsia="ko-KR"/>
        </w:rPr>
      </w:pPr>
      <w:ins w:id="263" w:author=" " w:date="2018-10-24T08:41:00Z">
        <w:r>
          <w:rPr>
            <w:rFonts w:ascii="맑은 고딕" w:eastAsia="맑은 고딕" w:hAnsi="맑은 고딕" w:hint="eastAsia"/>
            <w:color w:val="000000" w:themeColor="text1"/>
            <w:sz w:val="24"/>
            <w:lang w:eastAsia="ko-KR"/>
          </w:rPr>
          <w:t>【도 1】</w:t>
        </w:r>
      </w:ins>
    </w:p>
    <w:p w:rsidR="00207C18" w:rsidRDefault="00207C18" w:rsidP="00207C18">
      <w:pPr>
        <w:widowControl/>
        <w:spacing w:after="200" w:line="276" w:lineRule="auto"/>
        <w:jc w:val="center"/>
        <w:rPr>
          <w:ins w:id="264" w:author=" " w:date="2018-10-24T08:41:00Z"/>
          <w:rFonts w:ascii="맑은 고딕" w:eastAsia="맑은 고딕" w:hAnsi="맑은 고딕"/>
          <w:color w:val="000000" w:themeColor="text1"/>
          <w:sz w:val="24"/>
          <w:lang w:eastAsia="ko-KR"/>
        </w:rPr>
      </w:pPr>
      <w:ins w:id="265" w:author=" " w:date="2018-10-24T08:41:00Z">
        <w:r>
          <w:rPr>
            <w:rFonts w:ascii="맑은 고딕" w:eastAsia="맑은 고딕" w:hAnsi="맑은 고딕"/>
            <w:noProof/>
            <w:color w:val="000000" w:themeColor="text1"/>
            <w:sz w:val="24"/>
            <w:lang w:eastAsia="ko-KR"/>
          </w:rPr>
          <w:drawing>
            <wp:inline distT="0" distB="0" distL="0" distR="0">
              <wp:extent cx="5156835" cy="2573020"/>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6835" cy="2573020"/>
                      </a:xfrm>
                      <a:prstGeom prst="rect">
                        <a:avLst/>
                      </a:prstGeom>
                      <a:noFill/>
                      <a:ln>
                        <a:noFill/>
                      </a:ln>
                    </pic:spPr>
                  </pic:pic>
                </a:graphicData>
              </a:graphic>
            </wp:inline>
          </w:drawing>
        </w:r>
      </w:ins>
    </w:p>
    <w:p w:rsidR="00207C18" w:rsidRDefault="00207C18" w:rsidP="00207C18">
      <w:pPr>
        <w:adjustRightInd w:val="0"/>
        <w:spacing w:line="360" w:lineRule="auto"/>
        <w:outlineLvl w:val="1"/>
        <w:rPr>
          <w:ins w:id="266"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267"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268" w:author=" " w:date="2018-10-24T08:41:00Z"/>
          <w:rFonts w:ascii="맑은 고딕" w:eastAsia="맑은 고딕" w:hAnsi="맑은 고딕"/>
          <w:color w:val="000000" w:themeColor="text1"/>
          <w:sz w:val="24"/>
          <w:lang w:eastAsia="ko-KR"/>
        </w:rPr>
      </w:pPr>
      <w:ins w:id="269" w:author=" " w:date="2018-10-24T08:41:00Z">
        <w:r>
          <w:rPr>
            <w:rFonts w:ascii="맑은 고딕" w:eastAsia="맑은 고딕" w:hAnsi="맑은 고딕" w:hint="eastAsia"/>
            <w:color w:val="000000" w:themeColor="text1"/>
            <w:sz w:val="24"/>
            <w:lang w:eastAsia="ko-KR"/>
          </w:rPr>
          <w:t>【도 2】</w:t>
        </w:r>
      </w:ins>
    </w:p>
    <w:p w:rsidR="00207C18" w:rsidRDefault="00207C18" w:rsidP="00207C18">
      <w:pPr>
        <w:adjustRightInd w:val="0"/>
        <w:spacing w:line="360" w:lineRule="auto"/>
        <w:outlineLvl w:val="1"/>
        <w:rPr>
          <w:ins w:id="270" w:author=" " w:date="2018-10-24T08:41:00Z"/>
          <w:rFonts w:ascii="맑은 고딕" w:eastAsia="맑은 고딕" w:hAnsi="맑은 고딕"/>
          <w:color w:val="000000" w:themeColor="text1"/>
          <w:sz w:val="24"/>
          <w:lang w:eastAsia="ko-KR"/>
        </w:rPr>
      </w:pPr>
      <w:ins w:id="271"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561715" cy="2030730"/>
              <wp:effectExtent l="0" t="0" r="635"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1715" cy="2030730"/>
                      </a:xfrm>
                      <a:prstGeom prst="rect">
                        <a:avLst/>
                      </a:prstGeom>
                      <a:noFill/>
                      <a:ln>
                        <a:noFill/>
                      </a:ln>
                    </pic:spPr>
                  </pic:pic>
                </a:graphicData>
              </a:graphic>
            </wp:inline>
          </w:drawing>
        </w:r>
      </w:ins>
    </w:p>
    <w:p w:rsidR="00207C18" w:rsidRDefault="00207C18" w:rsidP="00207C18">
      <w:pPr>
        <w:adjustRightInd w:val="0"/>
        <w:spacing w:line="360" w:lineRule="auto"/>
        <w:outlineLvl w:val="1"/>
        <w:rPr>
          <w:ins w:id="272" w:author=" " w:date="2018-10-24T08:41:00Z"/>
          <w:rFonts w:ascii="맑은 고딕" w:eastAsia="맑은 고딕" w:hAnsi="맑은 고딕"/>
          <w:color w:val="000000" w:themeColor="text1"/>
          <w:sz w:val="24"/>
          <w:lang w:eastAsia="ko-KR"/>
        </w:rPr>
      </w:pPr>
    </w:p>
    <w:p w:rsidR="00207C18" w:rsidRDefault="00207C18" w:rsidP="00207C18">
      <w:pPr>
        <w:widowControl/>
        <w:spacing w:after="200" w:line="276" w:lineRule="auto"/>
        <w:rPr>
          <w:ins w:id="273" w:author=" " w:date="2018-10-24T08:41:00Z"/>
          <w:rFonts w:ascii="맑은 고딕" w:eastAsia="맑은 고딕" w:hAnsi="맑은 고딕"/>
          <w:color w:val="000000" w:themeColor="text1"/>
          <w:sz w:val="24"/>
          <w:lang w:eastAsia="ko-KR"/>
        </w:rPr>
      </w:pPr>
      <w:ins w:id="274" w:author=" " w:date="2018-10-24T08:41:00Z">
        <w:r>
          <w:rPr>
            <w:rFonts w:ascii="맑은 고딕" w:eastAsia="맑은 고딕" w:hAnsi="맑은 고딕" w:hint="eastAsia"/>
            <w:color w:val="000000" w:themeColor="text1"/>
            <w:kern w:val="0"/>
            <w:sz w:val="24"/>
            <w:lang w:eastAsia="ko-KR"/>
          </w:rPr>
          <w:br w:type="page"/>
        </w:r>
      </w:ins>
    </w:p>
    <w:p w:rsidR="00207C18" w:rsidRDefault="00207C18" w:rsidP="00207C18">
      <w:pPr>
        <w:adjustRightInd w:val="0"/>
        <w:spacing w:line="360" w:lineRule="auto"/>
        <w:outlineLvl w:val="1"/>
        <w:rPr>
          <w:ins w:id="275" w:author=" " w:date="2018-10-24T08:41:00Z"/>
          <w:rFonts w:ascii="맑은 고딕" w:eastAsia="맑은 고딕" w:hAnsi="맑은 고딕"/>
          <w:color w:val="000000" w:themeColor="text1"/>
          <w:sz w:val="24"/>
          <w:lang w:eastAsia="ko-KR"/>
        </w:rPr>
      </w:pPr>
      <w:ins w:id="276" w:author=" " w:date="2018-10-24T08:41:00Z">
        <w:r>
          <w:rPr>
            <w:rFonts w:ascii="맑은 고딕" w:eastAsia="맑은 고딕" w:hAnsi="맑은 고딕" w:hint="eastAsia"/>
            <w:color w:val="000000" w:themeColor="text1"/>
            <w:sz w:val="24"/>
            <w:lang w:eastAsia="ko-KR"/>
          </w:rPr>
          <w:lastRenderedPageBreak/>
          <w:t>【도 3】</w:t>
        </w:r>
      </w:ins>
    </w:p>
    <w:p w:rsidR="00207C18" w:rsidRDefault="00207C18" w:rsidP="00207C18">
      <w:pPr>
        <w:widowControl/>
        <w:spacing w:after="200" w:line="276" w:lineRule="auto"/>
        <w:rPr>
          <w:ins w:id="277" w:author=" " w:date="2018-10-24T08:41:00Z"/>
          <w:rFonts w:ascii="맑은 고딕" w:eastAsia="맑은 고딕" w:hAnsi="맑은 고딕"/>
          <w:color w:val="000000" w:themeColor="text1"/>
          <w:sz w:val="24"/>
          <w:lang w:eastAsia="ko-KR"/>
        </w:rPr>
      </w:pPr>
      <w:ins w:id="278"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1605280" cy="2849245"/>
              <wp:effectExtent l="0" t="0" r="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5280" cy="2849245"/>
                      </a:xfrm>
                      <a:prstGeom prst="rect">
                        <a:avLst/>
                      </a:prstGeom>
                      <a:noFill/>
                      <a:ln>
                        <a:noFill/>
                      </a:ln>
                    </pic:spPr>
                  </pic:pic>
                </a:graphicData>
              </a:graphic>
            </wp:inline>
          </w:drawing>
        </w:r>
      </w:ins>
    </w:p>
    <w:p w:rsidR="00207C18" w:rsidRDefault="00207C18" w:rsidP="00207C18">
      <w:pPr>
        <w:widowControl/>
        <w:spacing w:after="200" w:line="276" w:lineRule="auto"/>
        <w:rPr>
          <w:ins w:id="279"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280" w:author=" " w:date="2018-10-24T08:41:00Z"/>
          <w:rFonts w:ascii="맑은 고딕" w:eastAsia="맑은 고딕" w:hAnsi="맑은 고딕"/>
          <w:color w:val="000000" w:themeColor="text1"/>
          <w:sz w:val="24"/>
          <w:lang w:eastAsia="ko-KR"/>
        </w:rPr>
      </w:pPr>
      <w:ins w:id="281" w:author=" " w:date="2018-10-24T08:41:00Z">
        <w:r>
          <w:rPr>
            <w:rFonts w:ascii="맑은 고딕" w:eastAsia="맑은 고딕" w:hAnsi="맑은 고딕" w:hint="eastAsia"/>
            <w:color w:val="000000" w:themeColor="text1"/>
            <w:sz w:val="24"/>
            <w:lang w:eastAsia="ko-KR"/>
          </w:rPr>
          <w:t>【도 4】</w:t>
        </w:r>
      </w:ins>
    </w:p>
    <w:p w:rsidR="00207C18" w:rsidRDefault="00207C18" w:rsidP="00207C18">
      <w:pPr>
        <w:widowControl/>
        <w:spacing w:after="200" w:line="276" w:lineRule="auto"/>
        <w:rPr>
          <w:ins w:id="282" w:author=" " w:date="2018-10-24T08:41:00Z"/>
          <w:rFonts w:ascii="맑은 고딕" w:eastAsia="맑은 고딕" w:hAnsi="맑은 고딕"/>
          <w:color w:val="000000" w:themeColor="text1"/>
          <w:sz w:val="24"/>
          <w:lang w:eastAsia="ko-KR"/>
        </w:rPr>
      </w:pPr>
      <w:ins w:id="283"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11195" cy="3179445"/>
              <wp:effectExtent l="0" t="0" r="8255"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1195" cy="3179445"/>
                      </a:xfrm>
                      <a:prstGeom prst="rect">
                        <a:avLst/>
                      </a:prstGeom>
                      <a:noFill/>
                      <a:ln>
                        <a:noFill/>
                      </a:ln>
                    </pic:spPr>
                  </pic:pic>
                </a:graphicData>
              </a:graphic>
            </wp:inline>
          </w:drawing>
        </w:r>
      </w:ins>
    </w:p>
    <w:p w:rsidR="00207C18" w:rsidRDefault="00207C18" w:rsidP="00207C18">
      <w:pPr>
        <w:widowControl/>
        <w:spacing w:after="200" w:line="276" w:lineRule="auto"/>
        <w:rPr>
          <w:ins w:id="284"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285" w:author=" " w:date="2018-10-24T08:41:00Z"/>
          <w:rFonts w:ascii="맑은 고딕" w:eastAsia="맑은 고딕" w:hAnsi="맑은 고딕"/>
          <w:color w:val="000000" w:themeColor="text1"/>
          <w:sz w:val="24"/>
          <w:lang w:eastAsia="ko-KR"/>
        </w:rPr>
      </w:pPr>
      <w:ins w:id="286" w:author=" " w:date="2018-10-24T08:41:00Z">
        <w:r>
          <w:rPr>
            <w:rFonts w:ascii="맑은 고딕" w:eastAsia="맑은 고딕" w:hAnsi="맑은 고딕" w:hint="eastAsia"/>
            <w:color w:val="000000" w:themeColor="text1"/>
            <w:sz w:val="24"/>
            <w:lang w:eastAsia="ko-KR"/>
          </w:rPr>
          <w:t>【도 5】</w:t>
        </w:r>
      </w:ins>
    </w:p>
    <w:p w:rsidR="00207C18" w:rsidRDefault="00207C18" w:rsidP="00207C18">
      <w:pPr>
        <w:adjustRightInd w:val="0"/>
        <w:spacing w:line="360" w:lineRule="auto"/>
        <w:outlineLvl w:val="1"/>
        <w:rPr>
          <w:ins w:id="287" w:author=" " w:date="2018-10-24T08:41:00Z"/>
          <w:rFonts w:ascii="맑은 고딕" w:eastAsia="맑은 고딕" w:hAnsi="맑은 고딕"/>
          <w:color w:val="000000" w:themeColor="text1"/>
          <w:sz w:val="24"/>
          <w:lang w:eastAsia="ko-KR"/>
        </w:rPr>
      </w:pPr>
      <w:ins w:id="288" w:author=" " w:date="2018-10-24T08:41:00Z">
        <w:r>
          <w:rPr>
            <w:rFonts w:ascii="맑은 고딕" w:eastAsia="맑은 고딕" w:hAnsi="맑은 고딕" w:hint="eastAsia"/>
            <w:color w:val="000000" w:themeColor="text1"/>
            <w:sz w:val="24"/>
            <w:lang w:eastAsia="ko-KR"/>
          </w:rPr>
          <w:tab/>
        </w:r>
      </w:ins>
      <w:ins w:id="289" w:author="이 진석" w:date="2018-10-24T15:14:00Z">
        <w:r w:rsidR="00BA5B6B">
          <w:rPr>
            <w:rFonts w:ascii="맑은 고딕" w:eastAsia="맑은 고딕" w:hAnsi="맑은 고딕"/>
            <w:noProof/>
            <w:color w:val="000000" w:themeColor="text1"/>
            <w:sz w:val="24"/>
            <w:lang w:eastAsia="ko-KR"/>
          </w:rPr>
          <w:drawing>
            <wp:inline distT="0" distB="0" distL="0" distR="0" wp14:anchorId="3CD33815" wp14:editId="0E1B6003">
              <wp:extent cx="2889885" cy="2255520"/>
              <wp:effectExtent l="0" t="0" r="571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9885" cy="2255520"/>
                      </a:xfrm>
                      <a:prstGeom prst="rect">
                        <a:avLst/>
                      </a:prstGeom>
                      <a:noFill/>
                    </pic:spPr>
                  </pic:pic>
                </a:graphicData>
              </a:graphic>
            </wp:inline>
          </w:drawing>
        </w:r>
      </w:ins>
      <w:ins w:id="290" w:author=" " w:date="2018-10-24T08:41:00Z">
        <w:del w:id="291" w:author="이 진석" w:date="2018-10-24T15:14:00Z">
          <w:r w:rsidDel="00BA5B6B">
            <w:rPr>
              <w:rFonts w:ascii="맑은 고딕" w:eastAsia="맑은 고딕" w:hAnsi="맑은 고딕"/>
              <w:noProof/>
              <w:color w:val="000000" w:themeColor="text1"/>
              <w:sz w:val="24"/>
              <w:lang w:eastAsia="ko-KR"/>
            </w:rPr>
            <w:drawing>
              <wp:inline distT="0" distB="0" distL="0" distR="0">
                <wp:extent cx="2774950" cy="1510030"/>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4950" cy="1510030"/>
                        </a:xfrm>
                        <a:prstGeom prst="rect">
                          <a:avLst/>
                        </a:prstGeom>
                        <a:noFill/>
                        <a:ln>
                          <a:noFill/>
                        </a:ln>
                      </pic:spPr>
                    </pic:pic>
                  </a:graphicData>
                </a:graphic>
              </wp:inline>
            </w:drawing>
          </w:r>
        </w:del>
      </w:ins>
    </w:p>
    <w:p w:rsidR="00207C18" w:rsidRDefault="00207C18" w:rsidP="00207C18">
      <w:pPr>
        <w:adjustRightInd w:val="0"/>
        <w:spacing w:line="360" w:lineRule="auto"/>
        <w:outlineLvl w:val="1"/>
        <w:rPr>
          <w:ins w:id="292"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293" w:author=" " w:date="2018-10-24T08:41:00Z"/>
          <w:rFonts w:ascii="맑은 고딕" w:eastAsia="맑은 고딕" w:hAnsi="맑은 고딕"/>
          <w:color w:val="000000" w:themeColor="text1"/>
          <w:sz w:val="24"/>
          <w:lang w:eastAsia="ko-KR"/>
        </w:rPr>
      </w:pPr>
      <w:ins w:id="294" w:author=" " w:date="2018-10-24T08:41:00Z">
        <w:r>
          <w:rPr>
            <w:rFonts w:ascii="맑은 고딕" w:eastAsia="맑은 고딕" w:hAnsi="맑은 고딕" w:hint="eastAsia"/>
            <w:color w:val="000000" w:themeColor="text1"/>
            <w:sz w:val="24"/>
            <w:lang w:eastAsia="ko-KR"/>
          </w:rPr>
          <w:t>【도 6】</w:t>
        </w:r>
      </w:ins>
    </w:p>
    <w:p w:rsidR="00207C18" w:rsidRDefault="00207C18" w:rsidP="00207C18">
      <w:pPr>
        <w:widowControl/>
        <w:spacing w:after="200" w:line="276" w:lineRule="auto"/>
        <w:rPr>
          <w:ins w:id="295" w:author=" " w:date="2018-10-24T08:41:00Z"/>
          <w:rFonts w:ascii="맑은 고딕" w:eastAsia="맑은 고딕" w:hAnsi="맑은 고딕"/>
          <w:color w:val="000000" w:themeColor="text1"/>
          <w:sz w:val="24"/>
          <w:lang w:eastAsia="ko-KR"/>
        </w:rPr>
      </w:pPr>
      <w:ins w:id="296"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796030" cy="196723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6030" cy="1967230"/>
                      </a:xfrm>
                      <a:prstGeom prst="rect">
                        <a:avLst/>
                      </a:prstGeom>
                      <a:noFill/>
                      <a:ln>
                        <a:noFill/>
                      </a:ln>
                    </pic:spPr>
                  </pic:pic>
                </a:graphicData>
              </a:graphic>
            </wp:inline>
          </w:drawing>
        </w:r>
      </w:ins>
    </w:p>
    <w:p w:rsidR="00207C18" w:rsidRDefault="00207C18" w:rsidP="00207C18">
      <w:pPr>
        <w:widowControl/>
        <w:spacing w:after="200" w:line="276" w:lineRule="auto"/>
        <w:rPr>
          <w:ins w:id="297" w:author=" " w:date="2018-10-24T08:41:00Z"/>
          <w:rFonts w:ascii="맑은 고딕" w:eastAsia="맑은 고딕" w:hAnsi="맑은 고딕"/>
          <w:color w:val="000000" w:themeColor="text1"/>
          <w:sz w:val="24"/>
          <w:lang w:eastAsia="ko-KR"/>
        </w:rPr>
      </w:pPr>
    </w:p>
    <w:p w:rsidR="00207C18" w:rsidRDefault="00207C18" w:rsidP="00207C18">
      <w:pPr>
        <w:widowControl/>
        <w:spacing w:after="200" w:line="276" w:lineRule="auto"/>
        <w:rPr>
          <w:ins w:id="298" w:author=" " w:date="2018-10-24T08:41:00Z"/>
          <w:rFonts w:ascii="맑은 고딕" w:eastAsia="맑은 고딕" w:hAnsi="맑은 고딕"/>
          <w:color w:val="000000" w:themeColor="text1"/>
          <w:sz w:val="24"/>
          <w:lang w:eastAsia="ko-KR"/>
        </w:rPr>
      </w:pPr>
      <w:ins w:id="299" w:author=" " w:date="2018-10-24T08:41:00Z">
        <w:r>
          <w:rPr>
            <w:rFonts w:ascii="맑은 고딕" w:eastAsia="맑은 고딕" w:hAnsi="맑은 고딕" w:hint="eastAsia"/>
            <w:color w:val="000000" w:themeColor="text1"/>
            <w:kern w:val="0"/>
            <w:sz w:val="24"/>
            <w:lang w:eastAsia="ko-KR"/>
          </w:rPr>
          <w:br w:type="page"/>
        </w:r>
      </w:ins>
    </w:p>
    <w:p w:rsidR="00207C18" w:rsidRDefault="00207C18" w:rsidP="00207C18">
      <w:pPr>
        <w:adjustRightInd w:val="0"/>
        <w:spacing w:line="360" w:lineRule="auto"/>
        <w:outlineLvl w:val="1"/>
        <w:rPr>
          <w:ins w:id="300" w:author=" " w:date="2018-10-24T08:41:00Z"/>
          <w:rFonts w:ascii="맑은 고딕" w:eastAsia="맑은 고딕" w:hAnsi="맑은 고딕"/>
          <w:color w:val="000000" w:themeColor="text1"/>
          <w:sz w:val="24"/>
          <w:lang w:eastAsia="ko-KR"/>
        </w:rPr>
      </w:pPr>
      <w:ins w:id="301" w:author=" " w:date="2018-10-24T08:41:00Z">
        <w:r>
          <w:rPr>
            <w:rFonts w:ascii="맑은 고딕" w:eastAsia="맑은 고딕" w:hAnsi="맑은 고딕" w:hint="eastAsia"/>
            <w:color w:val="000000" w:themeColor="text1"/>
            <w:sz w:val="24"/>
            <w:lang w:eastAsia="ko-KR"/>
          </w:rPr>
          <w:lastRenderedPageBreak/>
          <w:t>【도 7】</w:t>
        </w:r>
      </w:ins>
    </w:p>
    <w:p w:rsidR="00207C18" w:rsidRDefault="00207C18" w:rsidP="00207C18">
      <w:pPr>
        <w:adjustRightInd w:val="0"/>
        <w:spacing w:line="360" w:lineRule="auto"/>
        <w:outlineLvl w:val="1"/>
        <w:rPr>
          <w:ins w:id="302" w:author=" " w:date="2018-10-24T08:41:00Z"/>
          <w:rFonts w:ascii="맑은 고딕" w:eastAsia="맑은 고딕" w:hAnsi="맑은 고딕"/>
          <w:color w:val="000000" w:themeColor="text1"/>
          <w:sz w:val="24"/>
          <w:lang w:eastAsia="ko-KR"/>
        </w:rPr>
      </w:pPr>
      <w:ins w:id="303"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2849245" cy="2349500"/>
              <wp:effectExtent l="0" t="0" r="825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9245" cy="2349500"/>
                      </a:xfrm>
                      <a:prstGeom prst="rect">
                        <a:avLst/>
                      </a:prstGeom>
                      <a:noFill/>
                      <a:ln>
                        <a:noFill/>
                      </a:ln>
                    </pic:spPr>
                  </pic:pic>
                </a:graphicData>
              </a:graphic>
            </wp:inline>
          </w:drawing>
        </w:r>
      </w:ins>
    </w:p>
    <w:p w:rsidR="00207C18" w:rsidRDefault="00207C18" w:rsidP="00207C18">
      <w:pPr>
        <w:adjustRightInd w:val="0"/>
        <w:spacing w:line="360" w:lineRule="auto"/>
        <w:outlineLvl w:val="1"/>
        <w:rPr>
          <w:ins w:id="304"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305" w:author=" " w:date="2018-10-24T08:41:00Z"/>
          <w:rFonts w:ascii="맑은 고딕" w:eastAsia="맑은 고딕" w:hAnsi="맑은 고딕"/>
          <w:color w:val="000000" w:themeColor="text1"/>
          <w:sz w:val="24"/>
          <w:lang w:eastAsia="ko-KR"/>
        </w:rPr>
      </w:pPr>
      <w:ins w:id="306" w:author=" " w:date="2018-10-24T08:41:00Z">
        <w:r>
          <w:rPr>
            <w:rFonts w:ascii="맑은 고딕" w:eastAsia="맑은 고딕" w:hAnsi="맑은 고딕" w:hint="eastAsia"/>
            <w:color w:val="000000" w:themeColor="text1"/>
            <w:sz w:val="24"/>
            <w:lang w:eastAsia="ko-KR"/>
          </w:rPr>
          <w:t>【도 8】</w:t>
        </w:r>
      </w:ins>
    </w:p>
    <w:p w:rsidR="00207C18" w:rsidRDefault="00207C18" w:rsidP="00207C18">
      <w:pPr>
        <w:widowControl/>
        <w:spacing w:after="200" w:line="276" w:lineRule="auto"/>
        <w:rPr>
          <w:ins w:id="307" w:author=" " w:date="2018-10-24T08:41:00Z"/>
          <w:rFonts w:ascii="맑은 고딕" w:eastAsia="맑은 고딕" w:hAnsi="맑은 고딕"/>
          <w:color w:val="000000" w:themeColor="text1"/>
          <w:sz w:val="24"/>
          <w:lang w:eastAsia="ko-KR"/>
        </w:rPr>
      </w:pPr>
      <w:ins w:id="308"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5443855" cy="3051810"/>
              <wp:effectExtent l="0" t="0" r="444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3855" cy="3051810"/>
                      </a:xfrm>
                      <a:prstGeom prst="rect">
                        <a:avLst/>
                      </a:prstGeom>
                      <a:noFill/>
                      <a:ln>
                        <a:noFill/>
                      </a:ln>
                    </pic:spPr>
                  </pic:pic>
                </a:graphicData>
              </a:graphic>
            </wp:inline>
          </w:drawing>
        </w:r>
      </w:ins>
    </w:p>
    <w:p w:rsidR="00207C18" w:rsidRDefault="00207C18" w:rsidP="00207C18">
      <w:pPr>
        <w:adjustRightInd w:val="0"/>
        <w:spacing w:line="360" w:lineRule="auto"/>
        <w:outlineLvl w:val="1"/>
        <w:rPr>
          <w:ins w:id="309" w:author=" " w:date="2018-10-24T08:41:00Z"/>
          <w:rFonts w:ascii="맑은 고딕" w:eastAsia="맑은 고딕" w:hAnsi="맑은 고딕"/>
          <w:color w:val="000000" w:themeColor="text1"/>
          <w:sz w:val="24"/>
          <w:lang w:eastAsia="ko-KR"/>
        </w:rPr>
      </w:pPr>
    </w:p>
    <w:p w:rsidR="00207C18" w:rsidRDefault="00207C18" w:rsidP="00207C18">
      <w:pPr>
        <w:widowControl/>
        <w:spacing w:after="200" w:line="276" w:lineRule="auto"/>
        <w:rPr>
          <w:ins w:id="310" w:author=" " w:date="2018-10-24T08:41:00Z"/>
          <w:rFonts w:ascii="맑은 고딕" w:eastAsia="맑은 고딕" w:hAnsi="맑은 고딕"/>
          <w:color w:val="000000" w:themeColor="text1"/>
          <w:sz w:val="24"/>
          <w:lang w:eastAsia="ko-KR"/>
        </w:rPr>
      </w:pPr>
      <w:ins w:id="311" w:author=" " w:date="2018-10-24T08:41:00Z">
        <w:r>
          <w:rPr>
            <w:rFonts w:ascii="맑은 고딕" w:eastAsia="맑은 고딕" w:hAnsi="맑은 고딕" w:hint="eastAsia"/>
            <w:color w:val="000000" w:themeColor="text1"/>
            <w:kern w:val="0"/>
            <w:sz w:val="24"/>
            <w:lang w:eastAsia="ko-KR"/>
          </w:rPr>
          <w:br w:type="page"/>
        </w:r>
        <w:r>
          <w:rPr>
            <w:rFonts w:ascii="맑은 고딕" w:eastAsia="맑은 고딕" w:hAnsi="맑은 고딕" w:hint="eastAsia"/>
            <w:color w:val="000000" w:themeColor="text1"/>
            <w:sz w:val="24"/>
            <w:lang w:eastAsia="ko-KR"/>
          </w:rPr>
          <w:lastRenderedPageBreak/>
          <w:t>【도 9】</w:t>
        </w:r>
      </w:ins>
    </w:p>
    <w:p w:rsidR="00207C18" w:rsidRDefault="00207C18" w:rsidP="00207C18">
      <w:pPr>
        <w:widowControl/>
        <w:spacing w:after="200" w:line="276" w:lineRule="auto"/>
        <w:rPr>
          <w:ins w:id="312" w:author=" " w:date="2018-10-24T08:41:00Z"/>
          <w:rFonts w:ascii="맑은 고딕" w:eastAsia="맑은 고딕" w:hAnsi="맑은 고딕"/>
          <w:color w:val="000000" w:themeColor="text1"/>
          <w:sz w:val="24"/>
          <w:lang w:eastAsia="ko-KR"/>
        </w:rPr>
      </w:pPr>
      <w:ins w:id="313"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85490" cy="338137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5490" cy="3381375"/>
                      </a:xfrm>
                      <a:prstGeom prst="rect">
                        <a:avLst/>
                      </a:prstGeom>
                      <a:noFill/>
                      <a:ln>
                        <a:noFill/>
                      </a:ln>
                    </pic:spPr>
                  </pic:pic>
                </a:graphicData>
              </a:graphic>
            </wp:inline>
          </w:drawing>
        </w:r>
      </w:ins>
    </w:p>
    <w:p w:rsidR="00207C18" w:rsidRDefault="00207C18" w:rsidP="00207C18">
      <w:pPr>
        <w:widowControl/>
        <w:spacing w:after="200" w:line="276" w:lineRule="auto"/>
        <w:rPr>
          <w:ins w:id="314"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315" w:author=" " w:date="2018-10-24T08:41:00Z"/>
          <w:rFonts w:ascii="맑은 고딕" w:eastAsia="맑은 고딕" w:hAnsi="맑은 고딕"/>
          <w:color w:val="000000" w:themeColor="text1"/>
          <w:sz w:val="24"/>
          <w:lang w:eastAsia="ko-KR"/>
        </w:rPr>
      </w:pPr>
      <w:ins w:id="316" w:author=" " w:date="2018-10-24T08:41:00Z">
        <w:r>
          <w:rPr>
            <w:rFonts w:ascii="맑은 고딕" w:eastAsia="맑은 고딕" w:hAnsi="맑은 고딕" w:hint="eastAsia"/>
            <w:color w:val="000000" w:themeColor="text1"/>
            <w:sz w:val="24"/>
            <w:lang w:eastAsia="ko-KR"/>
          </w:rPr>
          <w:t>【도 10】</w:t>
        </w:r>
      </w:ins>
    </w:p>
    <w:p w:rsidR="00207C18" w:rsidRDefault="00207C18" w:rsidP="00207C18">
      <w:pPr>
        <w:adjustRightInd w:val="0"/>
        <w:spacing w:line="360" w:lineRule="auto"/>
        <w:outlineLvl w:val="1"/>
        <w:rPr>
          <w:ins w:id="317" w:author=" " w:date="2018-10-24T08:41:00Z"/>
          <w:rFonts w:ascii="맑은 고딕" w:eastAsia="맑은 고딕" w:hAnsi="맑은 고딕"/>
          <w:color w:val="000000" w:themeColor="text1"/>
          <w:sz w:val="24"/>
          <w:lang w:eastAsia="ko-KR"/>
        </w:rPr>
      </w:pPr>
      <w:ins w:id="318"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42945" cy="2604770"/>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945" cy="2604770"/>
                      </a:xfrm>
                      <a:prstGeom prst="rect">
                        <a:avLst/>
                      </a:prstGeom>
                      <a:noFill/>
                      <a:ln>
                        <a:noFill/>
                      </a:ln>
                    </pic:spPr>
                  </pic:pic>
                </a:graphicData>
              </a:graphic>
            </wp:inline>
          </w:drawing>
        </w:r>
      </w:ins>
    </w:p>
    <w:p w:rsidR="00207C18" w:rsidRDefault="00207C18" w:rsidP="00207C18">
      <w:pPr>
        <w:widowControl/>
        <w:spacing w:after="200" w:line="276" w:lineRule="auto"/>
        <w:rPr>
          <w:ins w:id="319"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320" w:author=" " w:date="2018-10-24T08:41:00Z"/>
          <w:rFonts w:ascii="맑은 고딕" w:eastAsia="맑은 고딕" w:hAnsi="맑은 고딕"/>
          <w:color w:val="000000" w:themeColor="text1"/>
          <w:sz w:val="24"/>
          <w:lang w:eastAsia="ko-KR"/>
        </w:rPr>
      </w:pPr>
      <w:ins w:id="321" w:author=" " w:date="2018-10-24T08:41:00Z">
        <w:r>
          <w:rPr>
            <w:rFonts w:ascii="맑은 고딕" w:eastAsia="맑은 고딕" w:hAnsi="맑은 고딕" w:hint="eastAsia"/>
            <w:color w:val="000000" w:themeColor="text1"/>
            <w:sz w:val="24"/>
            <w:lang w:eastAsia="ko-KR"/>
          </w:rPr>
          <w:t>【도 11】</w:t>
        </w:r>
      </w:ins>
    </w:p>
    <w:p w:rsidR="00207C18" w:rsidRDefault="00207C18" w:rsidP="00207C18">
      <w:pPr>
        <w:widowControl/>
        <w:spacing w:after="200" w:line="276" w:lineRule="auto"/>
        <w:rPr>
          <w:ins w:id="322" w:author=" " w:date="2018-10-24T08:41:00Z"/>
          <w:rFonts w:ascii="맑은 고딕" w:eastAsia="맑은 고딕" w:hAnsi="맑은 고딕"/>
          <w:color w:val="000000" w:themeColor="text1"/>
          <w:sz w:val="24"/>
          <w:lang w:eastAsia="ko-KR"/>
        </w:rPr>
      </w:pPr>
      <w:ins w:id="323"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11195" cy="2562225"/>
              <wp:effectExtent l="0" t="0" r="825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195" cy="2562225"/>
                      </a:xfrm>
                      <a:prstGeom prst="rect">
                        <a:avLst/>
                      </a:prstGeom>
                      <a:noFill/>
                      <a:ln>
                        <a:noFill/>
                      </a:ln>
                    </pic:spPr>
                  </pic:pic>
                </a:graphicData>
              </a:graphic>
            </wp:inline>
          </w:drawing>
        </w:r>
      </w:ins>
    </w:p>
    <w:p w:rsidR="00207C18" w:rsidRDefault="00207C18" w:rsidP="00207C18">
      <w:pPr>
        <w:widowControl/>
        <w:spacing w:after="200" w:line="276" w:lineRule="auto"/>
        <w:rPr>
          <w:ins w:id="324" w:author=" " w:date="2018-10-24T08:41:00Z"/>
          <w:rFonts w:ascii="맑은 고딕" w:eastAsia="맑은 고딕" w:hAnsi="맑은 고딕"/>
          <w:color w:val="000000" w:themeColor="text1"/>
          <w:sz w:val="24"/>
          <w:lang w:eastAsia="ko-KR"/>
        </w:rPr>
      </w:pPr>
    </w:p>
    <w:p w:rsidR="00207C18" w:rsidRDefault="00207C18" w:rsidP="00207C18">
      <w:pPr>
        <w:adjustRightInd w:val="0"/>
        <w:spacing w:line="360" w:lineRule="auto"/>
        <w:outlineLvl w:val="1"/>
        <w:rPr>
          <w:ins w:id="325" w:author=" " w:date="2018-10-24T08:41:00Z"/>
          <w:rFonts w:ascii="맑은 고딕" w:eastAsia="맑은 고딕" w:hAnsi="맑은 고딕"/>
          <w:color w:val="000000" w:themeColor="text1"/>
          <w:sz w:val="24"/>
          <w:lang w:eastAsia="ko-KR"/>
        </w:rPr>
      </w:pPr>
      <w:ins w:id="326" w:author=" " w:date="2018-10-24T08:41:00Z">
        <w:r>
          <w:rPr>
            <w:rFonts w:ascii="맑은 고딕" w:eastAsia="맑은 고딕" w:hAnsi="맑은 고딕" w:hint="eastAsia"/>
            <w:color w:val="000000" w:themeColor="text1"/>
            <w:sz w:val="24"/>
            <w:lang w:eastAsia="ko-KR"/>
          </w:rPr>
          <w:t>【도 12】</w:t>
        </w:r>
      </w:ins>
    </w:p>
    <w:p w:rsidR="00207C18" w:rsidRDefault="00207C18" w:rsidP="00207C18">
      <w:pPr>
        <w:widowControl/>
        <w:spacing w:after="200" w:line="276" w:lineRule="auto"/>
        <w:rPr>
          <w:ins w:id="327" w:author=" " w:date="2018-10-24T08:41:00Z"/>
          <w:rFonts w:ascii="맑은 고딕" w:eastAsia="맑은 고딕" w:hAnsi="맑은 고딕"/>
          <w:color w:val="000000" w:themeColor="text1"/>
          <w:sz w:val="24"/>
          <w:lang w:eastAsia="ko-KR"/>
        </w:rPr>
      </w:pPr>
      <w:ins w:id="328" w:author=" " w:date="2018-10-24T08:41:00Z">
        <w:r>
          <w:rPr>
            <w:rFonts w:ascii="맑은 고딕" w:eastAsia="맑은 고딕" w:hAnsi="맑은 고딕" w:hint="eastAsia"/>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2658110" cy="2519680"/>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8110" cy="2519680"/>
                      </a:xfrm>
                      <a:prstGeom prst="rect">
                        <a:avLst/>
                      </a:prstGeom>
                      <a:noFill/>
                      <a:ln>
                        <a:noFill/>
                      </a:ln>
                    </pic:spPr>
                  </pic:pic>
                </a:graphicData>
              </a:graphic>
            </wp:inline>
          </w:drawing>
        </w:r>
      </w:ins>
    </w:p>
    <w:p w:rsidR="00207C18" w:rsidRDefault="00207C18" w:rsidP="00207C18">
      <w:pPr>
        <w:widowControl/>
        <w:spacing w:after="200" w:line="276" w:lineRule="auto"/>
        <w:rPr>
          <w:ins w:id="329" w:author=" " w:date="2018-10-24T08:41:00Z"/>
          <w:rFonts w:ascii="맑은 고딕" w:eastAsia="맑은 고딕" w:hAnsi="맑은 고딕"/>
          <w:color w:val="000000" w:themeColor="text1"/>
          <w:sz w:val="24"/>
          <w:lang w:eastAsia="ko-KR"/>
        </w:rPr>
      </w:pPr>
    </w:p>
    <w:p w:rsidR="00587955" w:rsidRPr="00B26483" w:rsidDel="00207C18" w:rsidRDefault="00587955" w:rsidP="00207C18">
      <w:pPr>
        <w:adjustRightInd w:val="0"/>
        <w:spacing w:line="360" w:lineRule="auto"/>
        <w:jc w:val="center"/>
        <w:outlineLvl w:val="1"/>
        <w:rPr>
          <w:del w:id="330" w:author=" " w:date="2018-10-24T08:41:00Z"/>
          <w:rFonts w:ascii="맑은 고딕" w:eastAsia="맑은 고딕" w:hAnsi="맑은 고딕"/>
          <w:color w:val="000000" w:themeColor="text1"/>
          <w:sz w:val="24"/>
          <w:lang w:eastAsia="ko-KR"/>
        </w:rPr>
      </w:pPr>
      <w:del w:id="331" w:author=" " w:date="2018-10-24T08:41:00Z">
        <w:r w:rsidRPr="00B14340" w:rsidDel="00207C18">
          <w:rPr>
            <w:rFonts w:ascii="맑은 고딕" w:eastAsia="맑은 고딕" w:hAnsi="맑은 고딕"/>
            <w:color w:val="000000" w:themeColor="text1"/>
            <w:sz w:val="24"/>
            <w:lang w:eastAsia="ko-KR"/>
          </w:rPr>
          <w:delText>【도면】</w:delText>
        </w:r>
      </w:del>
    </w:p>
    <w:p w:rsidR="00587955" w:rsidDel="00207C18" w:rsidRDefault="00587955" w:rsidP="00207C18">
      <w:pPr>
        <w:adjustRightInd w:val="0"/>
        <w:spacing w:line="360" w:lineRule="auto"/>
        <w:jc w:val="center"/>
        <w:outlineLvl w:val="1"/>
        <w:rPr>
          <w:del w:id="332" w:author=" " w:date="2018-10-24T08:41:00Z"/>
          <w:rFonts w:ascii="맑은 고딕" w:eastAsia="맑은 고딕" w:hAnsi="맑은 고딕"/>
          <w:color w:val="000000" w:themeColor="text1"/>
          <w:sz w:val="24"/>
          <w:lang w:eastAsia="ko-KR"/>
        </w:rPr>
      </w:pPr>
      <w:del w:id="333" w:author=" " w:date="2018-10-24T08:41:00Z">
        <w:r w:rsidRPr="00B26483" w:rsidDel="00207C18">
          <w:rPr>
            <w:rFonts w:ascii="맑은 고딕" w:eastAsia="맑은 고딕" w:hAnsi="맑은 고딕"/>
            <w:color w:val="000000" w:themeColor="text1"/>
            <w:sz w:val="24"/>
            <w:lang w:eastAsia="ko-KR"/>
          </w:rPr>
          <w:delText>【도 1】</w:delText>
        </w:r>
      </w:del>
    </w:p>
    <w:p w:rsidR="00CB06C0" w:rsidDel="00207C18" w:rsidRDefault="00E54FB6" w:rsidP="00207C18">
      <w:pPr>
        <w:adjustRightInd w:val="0"/>
        <w:spacing w:line="360" w:lineRule="auto"/>
        <w:jc w:val="center"/>
        <w:outlineLvl w:val="1"/>
        <w:rPr>
          <w:del w:id="334" w:author=" " w:date="2018-10-24T08:41:00Z"/>
          <w:rFonts w:ascii="맑은 고딕" w:eastAsia="맑은 고딕" w:hAnsi="맑은 고딕"/>
          <w:color w:val="000000" w:themeColor="text1"/>
          <w:sz w:val="24"/>
          <w:lang w:eastAsia="ko-KR"/>
        </w:rPr>
      </w:pPr>
      <w:del w:id="335" w:author=" " w:date="2018-10-24T08:41:00Z">
        <w:r w:rsidDel="00207C18">
          <w:rPr>
            <w:rFonts w:ascii="맑은 고딕" w:eastAsia="맑은 고딕" w:hAnsi="맑은 고딕"/>
            <w:noProof/>
            <w:color w:val="000000" w:themeColor="text1"/>
            <w:sz w:val="24"/>
            <w:lang w:eastAsia="ko-KR"/>
          </w:rPr>
          <w:drawing>
            <wp:inline distT="0" distB="0" distL="0" distR="0" wp14:anchorId="23D46C3A">
              <wp:extent cx="5964865" cy="2932611"/>
              <wp:effectExtent l="0" t="0" r="0" b="1270"/>
              <wp:docPr id="577" name="그림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884" cy="2938028"/>
                      </a:xfrm>
                      <a:prstGeom prst="rect">
                        <a:avLst/>
                      </a:prstGeom>
                      <a:noFill/>
                    </pic:spPr>
                  </pic:pic>
                </a:graphicData>
              </a:graphic>
            </wp:inline>
          </w:drawing>
        </w:r>
      </w:del>
    </w:p>
    <w:p w:rsidR="005F71C1" w:rsidDel="00207C18" w:rsidRDefault="005F71C1" w:rsidP="00207C18">
      <w:pPr>
        <w:adjustRightInd w:val="0"/>
        <w:spacing w:line="360" w:lineRule="auto"/>
        <w:jc w:val="center"/>
        <w:outlineLvl w:val="1"/>
        <w:rPr>
          <w:del w:id="336" w:author=" " w:date="2018-10-24T08:41:00Z"/>
          <w:rFonts w:ascii="맑은 고딕" w:eastAsia="맑은 고딕" w:hAnsi="맑은 고딕"/>
          <w:color w:val="000000" w:themeColor="text1"/>
          <w:sz w:val="24"/>
          <w:lang w:eastAsia="ko-KR"/>
        </w:rPr>
      </w:pPr>
    </w:p>
    <w:p w:rsidR="00E54FB6" w:rsidDel="00207C18" w:rsidRDefault="00E54FB6" w:rsidP="00207C18">
      <w:pPr>
        <w:adjustRightInd w:val="0"/>
        <w:spacing w:line="360" w:lineRule="auto"/>
        <w:jc w:val="center"/>
        <w:outlineLvl w:val="1"/>
        <w:rPr>
          <w:del w:id="337" w:author=" " w:date="2018-10-24T08:41:00Z"/>
          <w:rFonts w:ascii="맑은 고딕" w:eastAsia="맑은 고딕" w:hAnsi="맑은 고딕"/>
          <w:color w:val="000000" w:themeColor="text1"/>
          <w:sz w:val="24"/>
          <w:lang w:eastAsia="ko-KR"/>
        </w:rPr>
      </w:pPr>
    </w:p>
    <w:p w:rsidR="00343F3A" w:rsidDel="00207C18" w:rsidRDefault="005F71C1" w:rsidP="00207C18">
      <w:pPr>
        <w:adjustRightInd w:val="0"/>
        <w:spacing w:line="360" w:lineRule="auto"/>
        <w:jc w:val="center"/>
        <w:outlineLvl w:val="1"/>
        <w:rPr>
          <w:del w:id="338" w:author=" " w:date="2018-10-24T08:41:00Z"/>
          <w:rFonts w:ascii="맑은 고딕" w:eastAsia="맑은 고딕" w:hAnsi="맑은 고딕"/>
          <w:color w:val="000000" w:themeColor="text1"/>
          <w:sz w:val="24"/>
          <w:lang w:eastAsia="ko-KR"/>
        </w:rPr>
      </w:pPr>
      <w:del w:id="339"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3600" behindDoc="0" locked="0" layoutInCell="1" allowOverlap="1" wp14:anchorId="2EC50FA0" wp14:editId="58F53282">
              <wp:simplePos x="0" y="0"/>
              <wp:positionH relativeFrom="column">
                <wp:posOffset>630496</wp:posOffset>
              </wp:positionH>
              <wp:positionV relativeFrom="paragraph">
                <wp:posOffset>391795</wp:posOffset>
              </wp:positionV>
              <wp:extent cx="3590925" cy="1987550"/>
              <wp:effectExtent l="0" t="0" r="0" b="0"/>
              <wp:wrapTopAndBottom/>
              <wp:docPr id="572" name="그림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1987550"/>
                      </a:xfrm>
                      <a:prstGeom prst="rect">
                        <a:avLst/>
                      </a:prstGeom>
                      <a:noFill/>
                    </pic:spPr>
                  </pic:pic>
                </a:graphicData>
              </a:graphic>
            </wp:anchor>
          </w:drawing>
        </w:r>
        <w:r w:rsidR="00343F3A" w:rsidRPr="00B26483" w:rsidDel="00207C18">
          <w:rPr>
            <w:rFonts w:ascii="맑은 고딕" w:eastAsia="맑은 고딕" w:hAnsi="맑은 고딕"/>
            <w:color w:val="000000" w:themeColor="text1"/>
            <w:sz w:val="24"/>
            <w:lang w:eastAsia="ko-KR"/>
          </w:rPr>
          <w:delText xml:space="preserve">【도 </w:delText>
        </w:r>
        <w:r w:rsidR="00343F3A" w:rsidDel="00207C18">
          <w:rPr>
            <w:rFonts w:ascii="맑은 고딕" w:eastAsia="맑은 고딕" w:hAnsi="맑은 고딕"/>
            <w:color w:val="000000" w:themeColor="text1"/>
            <w:sz w:val="24"/>
            <w:lang w:eastAsia="ko-KR"/>
          </w:rPr>
          <w:delText>2</w:delText>
        </w:r>
        <w:r w:rsidR="00343F3A" w:rsidRPr="00B26483" w:rsidDel="00207C18">
          <w:rPr>
            <w:rFonts w:ascii="맑은 고딕" w:eastAsia="맑은 고딕" w:hAnsi="맑은 고딕"/>
            <w:color w:val="000000" w:themeColor="text1"/>
            <w:sz w:val="24"/>
            <w:lang w:eastAsia="ko-KR"/>
          </w:rPr>
          <w:delText>】</w:delText>
        </w:r>
      </w:del>
    </w:p>
    <w:p w:rsidR="005F71C1" w:rsidRPr="005F71C1" w:rsidDel="00207C18" w:rsidRDefault="005F71C1" w:rsidP="00207C18">
      <w:pPr>
        <w:adjustRightInd w:val="0"/>
        <w:spacing w:line="360" w:lineRule="auto"/>
        <w:jc w:val="center"/>
        <w:outlineLvl w:val="1"/>
        <w:rPr>
          <w:del w:id="340" w:author=" " w:date="2018-10-24T08:41:00Z"/>
          <w:rFonts w:ascii="맑은 고딕" w:eastAsia="맑은 고딕" w:hAnsi="맑은 고딕"/>
          <w:color w:val="000000" w:themeColor="text1"/>
          <w:sz w:val="24"/>
          <w:lang w:eastAsia="ko-KR"/>
        </w:rPr>
      </w:pPr>
    </w:p>
    <w:p w:rsidR="005F71C1" w:rsidDel="00207C18" w:rsidRDefault="005F71C1" w:rsidP="00207C18">
      <w:pPr>
        <w:adjustRightInd w:val="0"/>
        <w:spacing w:line="360" w:lineRule="auto"/>
        <w:jc w:val="center"/>
        <w:outlineLvl w:val="1"/>
        <w:rPr>
          <w:del w:id="341" w:author=" " w:date="2018-10-24T08:41:00Z"/>
          <w:rFonts w:ascii="맑은 고딕" w:eastAsia="맑은 고딕" w:hAnsi="맑은 고딕"/>
          <w:color w:val="000000" w:themeColor="text1"/>
          <w:sz w:val="24"/>
          <w:lang w:eastAsia="ko-KR"/>
        </w:rPr>
      </w:pPr>
    </w:p>
    <w:p w:rsidR="005F71C1" w:rsidDel="00207C18" w:rsidRDefault="00762A53" w:rsidP="00207C18">
      <w:pPr>
        <w:adjustRightInd w:val="0"/>
        <w:spacing w:line="360" w:lineRule="auto"/>
        <w:jc w:val="center"/>
        <w:outlineLvl w:val="1"/>
        <w:rPr>
          <w:del w:id="342" w:author=" " w:date="2018-10-24T08:41:00Z"/>
          <w:rFonts w:ascii="맑은 고딕" w:eastAsia="맑은 고딕" w:hAnsi="맑은 고딕"/>
          <w:color w:val="000000" w:themeColor="text1"/>
          <w:sz w:val="24"/>
          <w:lang w:eastAsia="ko-KR"/>
        </w:rPr>
      </w:pPr>
      <w:del w:id="343" w:author=" " w:date="2018-10-24T08:41:00Z">
        <w:r w:rsidRPr="005F71C1" w:rsidDel="00207C18">
          <w:rPr>
            <w:rFonts w:ascii="맑은 고딕" w:eastAsia="맑은 고딕" w:hAnsi="맑은 고딕"/>
            <w:noProof/>
            <w:color w:val="000000" w:themeColor="text1"/>
            <w:sz w:val="24"/>
            <w:lang w:eastAsia="ko-KR"/>
          </w:rPr>
          <mc:AlternateContent>
            <mc:Choice Requires="wpg">
              <w:drawing>
                <wp:anchor distT="0" distB="0" distL="114300" distR="114300" simplePos="0" relativeHeight="251661312" behindDoc="0" locked="0" layoutInCell="1" allowOverlap="1" wp14:anchorId="503666CE" wp14:editId="5212CDF1">
                  <wp:simplePos x="0" y="0"/>
                  <wp:positionH relativeFrom="column">
                    <wp:posOffset>1361824</wp:posOffset>
                  </wp:positionH>
                  <wp:positionV relativeFrom="paragraph">
                    <wp:posOffset>395605</wp:posOffset>
                  </wp:positionV>
                  <wp:extent cx="1655445" cy="2980690"/>
                  <wp:effectExtent l="0" t="0" r="0" b="0"/>
                  <wp:wrapTopAndBottom/>
                  <wp:docPr id="266" name="그룹 2"/>
                  <wp:cNvGraphicFramePr/>
                  <a:graphic xmlns:a="http://schemas.openxmlformats.org/drawingml/2006/main">
                    <a:graphicData uri="http://schemas.microsoft.com/office/word/2010/wordprocessingGroup">
                      <wpg:wgp>
                        <wpg:cNvGrpSpPr/>
                        <wpg:grpSpPr>
                          <a:xfrm>
                            <a:off x="0" y="0"/>
                            <a:ext cx="1655445" cy="2980690"/>
                            <a:chOff x="0" y="0"/>
                            <a:chExt cx="1656294" cy="2980237"/>
                          </a:xfrm>
                        </wpg:grpSpPr>
                        <wps:wsp>
                          <wps:cNvPr id="267" name="원통 267"/>
                          <wps:cNvSpPr/>
                          <wps:spPr>
                            <a:xfrm rot="5400000">
                              <a:off x="-190940" y="977755"/>
                              <a:ext cx="2088232" cy="1022828"/>
                            </a:xfrm>
                            <a:prstGeom prst="can">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spAutoFit/>
                          </wps:bodyPr>
                        </wps:wsp>
                        <wps:wsp>
                          <wps:cNvPr id="268" name="정육면체 268"/>
                          <wps:cNvSpPr/>
                          <wps:spPr>
                            <a:xfrm>
                              <a:off x="0" y="417172"/>
                              <a:ext cx="1512168" cy="689907"/>
                            </a:xfrm>
                            <a:prstGeom prst="cube">
                              <a:avLst>
                                <a:gd name="adj" fmla="val 57042"/>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spAutoFit/>
                          </wps:bodyPr>
                        </wps:wsp>
                        <wps:wsp>
                          <wps:cNvPr id="269" name="구부러진 연결선 269"/>
                          <wps:cNvCnPr/>
                          <wps:spPr>
                            <a:xfrm rot="5400000">
                              <a:off x="1159601" y="238259"/>
                              <a:ext cx="298016" cy="245270"/>
                            </a:xfrm>
                            <a:prstGeom prst="curvedConnector3">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0" name="구부러진 연결선 270"/>
                          <wps:cNvCnPr/>
                          <wps:spPr>
                            <a:xfrm rot="5400000">
                              <a:off x="328979" y="2394145"/>
                              <a:ext cx="298016" cy="245270"/>
                            </a:xfrm>
                            <a:prstGeom prst="curvedConnector3">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1" name="직사각형 271"/>
                          <wps:cNvSpPr/>
                          <wps:spPr>
                            <a:xfrm>
                              <a:off x="1220684" y="0"/>
                              <a:ext cx="435610" cy="32385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62DA" w:rsidRDefault="00C162DA"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310</w:t>
                                </w:r>
                              </w:p>
                            </w:txbxContent>
                          </wps:txbx>
                          <wps:bodyPr wrap="square" rtlCol="0" anchor="t">
                            <a:spAutoFit/>
                          </wps:bodyPr>
                        </wps:wsp>
                        <wps:wsp>
                          <wps:cNvPr id="272" name="직사각형 272"/>
                          <wps:cNvSpPr/>
                          <wps:spPr>
                            <a:xfrm>
                              <a:off x="137593" y="2656387"/>
                              <a:ext cx="434975" cy="32385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62DA" w:rsidRDefault="00C162DA"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320</w:t>
                                </w:r>
                              </w:p>
                            </w:txbxContent>
                          </wps:txbx>
                          <wps:bodyPr wrap="square"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503666CE" id="그룹 2" o:spid="_x0000_s1026" style="position:absolute;left:0;text-align:left;margin-left:107.25pt;margin-top:31.15pt;width:130.35pt;height:234.7pt;z-index:251661312;mso-width-relative:margin;mso-height-relative:margin" coordsize="16562,29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 267" o:spid="_x0000_s1027" type="#_x0000_t22" style="position:absolute;left:-1910;top:9777;width:20882;height:102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" adj="10800" filled="f" strokecolor="black [3213]" strokeweight="1pt">
                    <v:textbox style="mso-fit-shape-to-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정육면체 268" o:spid="_x0000_s1028" type="#_x0000_t16" style="position:absolute;top:4171;width:15121;height:6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" adj="12321" fillcolor="#f2f2f2 [3052]" strokecolor="black [3213]" strokeweight="1pt">
                    <v:textbox style="mso-fit-shape-to-text: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구부러진 연결선 269" o:spid="_x0000_s1029" type="#_x0000_t38" style="position:absolute;left:11595;top:2382;width:2981;height:245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" adj="10800" strokecolor="black [3213]" strokeweight="1pt"/>
                  <v:shape id="구부러진 연결선 270" o:spid="_x0000_s1030" type="#_x0000_t38" style="position:absolute;left:3290;top:23940;width:2980;height:245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" adj="10800" strokecolor="black [3213]" strokeweight="1pt"/>
                  <v:rect id="직사각형 271" o:spid="_x0000_s1031" style="position:absolute;left:12206;width:43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" filled="f" stroked="f" strokeweight="1pt">
                    <v:textbox style="mso-fit-shape-to-text:t">
                      <w:txbxContent>
                        <w:p w:rsidR="00C162DA" w:rsidRDefault="00C162DA"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310</w:t>
                          </w:r>
                        </w:p>
                      </w:txbxContent>
                    </v:textbox>
                  </v:rect>
                  <v:rect id="직사각형 272" o:spid="_x0000_s1032" style="position:absolute;left:1375;top:26563;width:435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" filled="f" stroked="f" strokeweight="1pt">
                    <v:textbox style="mso-fit-shape-to-text:t">
                      <w:txbxContent>
                        <w:p w:rsidR="00C162DA" w:rsidRDefault="00C162DA"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320</w:t>
                          </w:r>
                        </w:p>
                      </w:txbxContent>
                    </v:textbox>
                  </v:rect>
                  <w10:wrap type="topAndBottom"/>
                </v:group>
              </w:pict>
            </mc:Fallback>
          </mc:AlternateContent>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3</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44" w:author=" " w:date="2018-10-24T08:41:00Z"/>
          <w:rFonts w:ascii="맑은 고딕" w:eastAsia="맑은 고딕" w:hAnsi="맑은 고딕"/>
          <w:color w:val="000000" w:themeColor="text1"/>
          <w:sz w:val="24"/>
          <w:lang w:eastAsia="ko-KR"/>
        </w:rPr>
      </w:pPr>
    </w:p>
    <w:p w:rsidR="005F71C1" w:rsidDel="00207C18" w:rsidRDefault="005F71C1" w:rsidP="00207C18">
      <w:pPr>
        <w:adjustRightInd w:val="0"/>
        <w:spacing w:line="360" w:lineRule="auto"/>
        <w:jc w:val="center"/>
        <w:outlineLvl w:val="1"/>
        <w:rPr>
          <w:del w:id="345" w:author=" " w:date="2018-10-24T08:41:00Z"/>
          <w:rFonts w:ascii="맑은 고딕" w:eastAsia="맑은 고딕" w:hAnsi="맑은 고딕"/>
          <w:color w:val="000000" w:themeColor="text1"/>
          <w:sz w:val="24"/>
          <w:lang w:eastAsia="ko-KR"/>
        </w:rPr>
      </w:pPr>
      <w:del w:id="346"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0528" behindDoc="0" locked="0" layoutInCell="1" allowOverlap="1" wp14:anchorId="1D93BF19" wp14:editId="4816EF09">
              <wp:simplePos x="0" y="0"/>
              <wp:positionH relativeFrom="column">
                <wp:posOffset>949473</wp:posOffset>
              </wp:positionH>
              <wp:positionV relativeFrom="paragraph">
                <wp:posOffset>399415</wp:posOffset>
              </wp:positionV>
              <wp:extent cx="3200400" cy="3108960"/>
              <wp:effectExtent l="0" t="0" r="0" b="0"/>
              <wp:wrapTopAndBottom/>
              <wp:docPr id="465" name="그림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3108960"/>
                      </a:xfrm>
                      <a:prstGeom prst="rect">
                        <a:avLst/>
                      </a:prstGeom>
                      <a:noFill/>
                    </pic:spPr>
                  </pic:pic>
                </a:graphicData>
              </a:graphic>
            </wp:anchor>
          </w:drawing>
        </w:r>
        <w:r w:rsidRPr="00B26483" w:rsidDel="00207C18">
          <w:rPr>
            <w:rFonts w:ascii="맑은 고딕" w:eastAsia="맑은 고딕" w:hAnsi="맑은 고딕"/>
            <w:color w:val="000000" w:themeColor="text1"/>
            <w:sz w:val="24"/>
            <w:lang w:eastAsia="ko-KR"/>
          </w:rPr>
          <w:delText xml:space="preserve">【도 </w:delText>
        </w:r>
        <w:r w:rsidDel="00207C18">
          <w:rPr>
            <w:rFonts w:ascii="맑은 고딕" w:eastAsia="맑은 고딕" w:hAnsi="맑은 고딕"/>
            <w:color w:val="000000" w:themeColor="text1"/>
            <w:sz w:val="24"/>
            <w:lang w:eastAsia="ko-KR"/>
          </w:rPr>
          <w:delText>4</w:delText>
        </w:r>
        <w:r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47" w:author=" " w:date="2018-10-24T08:41:00Z"/>
          <w:rFonts w:ascii="맑은 고딕" w:eastAsia="맑은 고딕" w:hAnsi="맑은 고딕"/>
          <w:color w:val="000000" w:themeColor="text1"/>
          <w:sz w:val="24"/>
          <w:lang w:eastAsia="ko-KR"/>
        </w:rPr>
      </w:pPr>
    </w:p>
    <w:p w:rsidR="005F71C1" w:rsidDel="00207C18" w:rsidRDefault="00BF4C2D" w:rsidP="00207C18">
      <w:pPr>
        <w:adjustRightInd w:val="0"/>
        <w:spacing w:line="360" w:lineRule="auto"/>
        <w:jc w:val="center"/>
        <w:outlineLvl w:val="1"/>
        <w:rPr>
          <w:del w:id="348" w:author=" " w:date="2018-10-24T08:41:00Z"/>
          <w:rFonts w:ascii="맑은 고딕" w:eastAsia="맑은 고딕" w:hAnsi="맑은 고딕"/>
          <w:color w:val="000000" w:themeColor="text1"/>
          <w:sz w:val="24"/>
          <w:lang w:eastAsia="ko-KR"/>
        </w:rPr>
      </w:pPr>
      <w:del w:id="349"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80768" behindDoc="0" locked="0" layoutInCell="1" allowOverlap="1" wp14:anchorId="1ECF0365" wp14:editId="06C1FC75">
              <wp:simplePos x="0" y="0"/>
              <wp:positionH relativeFrom="column">
                <wp:posOffset>962098</wp:posOffset>
              </wp:positionH>
              <wp:positionV relativeFrom="paragraph">
                <wp:posOffset>398780</wp:posOffset>
              </wp:positionV>
              <wp:extent cx="2717165" cy="1520190"/>
              <wp:effectExtent l="0" t="0" r="6985" b="381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165" cy="1520190"/>
                      </a:xfrm>
                      <a:prstGeom prst="rect">
                        <a:avLst/>
                      </a:prstGeom>
                      <a:noFill/>
                    </pic:spPr>
                  </pic:pic>
                </a:graphicData>
              </a:graphic>
              <wp14:sizeRelH relativeFrom="margin">
                <wp14:pctWidth>0</wp14:pctWidth>
              </wp14:sizeRelH>
              <wp14:sizeRelV relativeFrom="margin">
                <wp14:pctHeight>0</wp14:pctHeight>
              </wp14:sizeRelV>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5</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50" w:author=" " w:date="2018-10-24T08:41:00Z"/>
          <w:rFonts w:ascii="맑은 고딕" w:eastAsia="맑은 고딕" w:hAnsi="맑은 고딕"/>
          <w:color w:val="000000" w:themeColor="text1"/>
          <w:sz w:val="24"/>
          <w:lang w:eastAsia="ko-KR"/>
        </w:rPr>
      </w:pPr>
    </w:p>
    <w:p w:rsidR="005F71C1" w:rsidDel="00207C18" w:rsidRDefault="005F71C1" w:rsidP="00207C18">
      <w:pPr>
        <w:adjustRightInd w:val="0"/>
        <w:spacing w:line="360" w:lineRule="auto"/>
        <w:jc w:val="center"/>
        <w:outlineLvl w:val="1"/>
        <w:rPr>
          <w:del w:id="351" w:author=" " w:date="2018-10-24T08:41:00Z"/>
          <w:rFonts w:ascii="맑은 고딕" w:eastAsia="맑은 고딕" w:hAnsi="맑은 고딕"/>
          <w:color w:val="000000" w:themeColor="text1"/>
          <w:sz w:val="24"/>
          <w:lang w:eastAsia="ko-KR"/>
        </w:rPr>
      </w:pPr>
      <w:del w:id="352"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1552" behindDoc="0" locked="0" layoutInCell="1" allowOverlap="1" wp14:anchorId="4402F1B3" wp14:editId="3FFF36F2">
              <wp:simplePos x="0" y="0"/>
              <wp:positionH relativeFrom="column">
                <wp:posOffset>833622</wp:posOffset>
              </wp:positionH>
              <wp:positionV relativeFrom="paragraph">
                <wp:posOffset>364150</wp:posOffset>
              </wp:positionV>
              <wp:extent cx="3838354" cy="1992610"/>
              <wp:effectExtent l="0" t="0" r="0" b="0"/>
              <wp:wrapTopAndBottom/>
              <wp:docPr id="424" name="그림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354" cy="1992610"/>
                      </a:xfrm>
                      <a:prstGeom prst="rect">
                        <a:avLst/>
                      </a:prstGeom>
                      <a:noFill/>
                    </pic:spPr>
                  </pic:pic>
                </a:graphicData>
              </a:graphic>
            </wp:anchor>
          </w:drawing>
        </w:r>
        <w:r w:rsidRPr="00B26483" w:rsidDel="00207C18">
          <w:rPr>
            <w:rFonts w:ascii="맑은 고딕" w:eastAsia="맑은 고딕" w:hAnsi="맑은 고딕"/>
            <w:color w:val="000000" w:themeColor="text1"/>
            <w:sz w:val="24"/>
            <w:lang w:eastAsia="ko-KR"/>
          </w:rPr>
          <w:delText xml:space="preserve">【도 </w:delText>
        </w:r>
        <w:r w:rsidDel="00207C18">
          <w:rPr>
            <w:rFonts w:ascii="맑은 고딕" w:eastAsia="맑은 고딕" w:hAnsi="맑은 고딕"/>
            <w:color w:val="000000" w:themeColor="text1"/>
            <w:sz w:val="24"/>
            <w:lang w:eastAsia="ko-KR"/>
          </w:rPr>
          <w:delText>6</w:delText>
        </w:r>
        <w:r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53" w:author=" " w:date="2018-10-24T08:41:00Z"/>
          <w:rFonts w:ascii="맑은 고딕" w:eastAsia="맑은 고딕" w:hAnsi="맑은 고딕"/>
          <w:color w:val="000000" w:themeColor="text1"/>
          <w:sz w:val="24"/>
          <w:lang w:eastAsia="ko-KR"/>
        </w:rPr>
      </w:pPr>
    </w:p>
    <w:p w:rsidR="005F71C1" w:rsidDel="00207C18" w:rsidRDefault="005F71C1" w:rsidP="00207C18">
      <w:pPr>
        <w:adjustRightInd w:val="0"/>
        <w:spacing w:line="360" w:lineRule="auto"/>
        <w:jc w:val="center"/>
        <w:outlineLvl w:val="1"/>
        <w:rPr>
          <w:del w:id="354" w:author=" " w:date="2018-10-24T08:41:00Z"/>
          <w:rFonts w:ascii="맑은 고딕" w:eastAsia="맑은 고딕" w:hAnsi="맑은 고딕"/>
          <w:color w:val="000000" w:themeColor="text1"/>
          <w:sz w:val="24"/>
          <w:lang w:eastAsia="ko-KR"/>
        </w:rPr>
      </w:pPr>
      <w:del w:id="355"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69504" behindDoc="0" locked="0" layoutInCell="1" allowOverlap="1" wp14:anchorId="3B6E6CA0" wp14:editId="164A1D14">
              <wp:simplePos x="0" y="0"/>
              <wp:positionH relativeFrom="column">
                <wp:posOffset>1066298</wp:posOffset>
              </wp:positionH>
              <wp:positionV relativeFrom="paragraph">
                <wp:posOffset>341807</wp:posOffset>
              </wp:positionV>
              <wp:extent cx="2848610" cy="2284730"/>
              <wp:effectExtent l="0" t="0" r="0" b="1270"/>
              <wp:wrapTopAndBottom/>
              <wp:docPr id="385" name="그림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8610" cy="2284730"/>
                      </a:xfrm>
                      <a:prstGeom prst="rect">
                        <a:avLst/>
                      </a:prstGeom>
                      <a:noFill/>
                    </pic:spPr>
                  </pic:pic>
                </a:graphicData>
              </a:graphic>
              <wp14:sizeRelH relativeFrom="margin">
                <wp14:pctWidth>0</wp14:pctWidth>
              </wp14:sizeRelH>
              <wp14:sizeRelV relativeFrom="margin">
                <wp14:pctHeight>0</wp14:pctHeight>
              </wp14:sizeRelV>
            </wp:anchor>
          </w:drawing>
        </w:r>
        <w:r w:rsidRPr="00B26483" w:rsidDel="00207C18">
          <w:rPr>
            <w:rFonts w:ascii="맑은 고딕" w:eastAsia="맑은 고딕" w:hAnsi="맑은 고딕"/>
            <w:color w:val="000000" w:themeColor="text1"/>
            <w:sz w:val="24"/>
            <w:lang w:eastAsia="ko-KR"/>
          </w:rPr>
          <w:delText xml:space="preserve">【도 </w:delText>
        </w:r>
        <w:r w:rsidDel="00207C18">
          <w:rPr>
            <w:rFonts w:ascii="맑은 고딕" w:eastAsia="맑은 고딕" w:hAnsi="맑은 고딕"/>
            <w:color w:val="000000" w:themeColor="text1"/>
            <w:sz w:val="24"/>
            <w:lang w:eastAsia="ko-KR"/>
          </w:rPr>
          <w:delText>7</w:delText>
        </w:r>
        <w:r w:rsidRPr="00B26483" w:rsidDel="00207C18">
          <w:rPr>
            <w:rFonts w:ascii="맑은 고딕" w:eastAsia="맑은 고딕" w:hAnsi="맑은 고딕"/>
            <w:color w:val="000000" w:themeColor="text1"/>
            <w:sz w:val="24"/>
            <w:lang w:eastAsia="ko-KR"/>
          </w:rPr>
          <w:delText>】</w:delText>
        </w:r>
      </w:del>
    </w:p>
    <w:p w:rsidR="005F71C1" w:rsidDel="00207C18" w:rsidRDefault="00BF4C2D" w:rsidP="00207C18">
      <w:pPr>
        <w:adjustRightInd w:val="0"/>
        <w:spacing w:line="360" w:lineRule="auto"/>
        <w:jc w:val="center"/>
        <w:outlineLvl w:val="1"/>
        <w:rPr>
          <w:del w:id="356" w:author=" " w:date="2018-10-24T08:41:00Z"/>
          <w:rFonts w:ascii="맑은 고딕" w:eastAsia="맑은 고딕" w:hAnsi="맑은 고딕"/>
          <w:color w:val="000000" w:themeColor="text1"/>
          <w:sz w:val="24"/>
          <w:lang w:eastAsia="ko-KR"/>
        </w:rPr>
      </w:pPr>
      <w:del w:id="357"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9744" behindDoc="0" locked="0" layoutInCell="1" allowOverlap="1" wp14:anchorId="5B4B9DBE" wp14:editId="7EEF6C45">
              <wp:simplePos x="0" y="0"/>
              <wp:positionH relativeFrom="column">
                <wp:posOffset>279622</wp:posOffset>
              </wp:positionH>
              <wp:positionV relativeFrom="paragraph">
                <wp:posOffset>398780</wp:posOffset>
              </wp:positionV>
              <wp:extent cx="5407660" cy="2926080"/>
              <wp:effectExtent l="0" t="0" r="0" b="762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660" cy="2926080"/>
                      </a:xfrm>
                      <a:prstGeom prst="rect">
                        <a:avLst/>
                      </a:prstGeom>
                      <a:noFill/>
                    </pic:spPr>
                  </pic:pic>
                </a:graphicData>
              </a:graphic>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8</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58" w:author=" " w:date="2018-10-24T08:41:00Z"/>
          <w:rFonts w:ascii="맑은 고딕" w:eastAsia="맑은 고딕" w:hAnsi="맑은 고딕"/>
          <w:color w:val="000000" w:themeColor="text1"/>
          <w:sz w:val="24"/>
          <w:lang w:eastAsia="ko-KR"/>
        </w:rPr>
      </w:pPr>
    </w:p>
    <w:p w:rsidR="005F71C1" w:rsidDel="00207C18" w:rsidRDefault="007E61F9" w:rsidP="00207C18">
      <w:pPr>
        <w:adjustRightInd w:val="0"/>
        <w:spacing w:line="360" w:lineRule="auto"/>
        <w:jc w:val="center"/>
        <w:outlineLvl w:val="1"/>
        <w:rPr>
          <w:del w:id="359" w:author=" " w:date="2018-10-24T08:41:00Z"/>
          <w:rFonts w:ascii="맑은 고딕" w:eastAsia="맑은 고딕" w:hAnsi="맑은 고딕"/>
          <w:color w:val="000000" w:themeColor="text1"/>
          <w:sz w:val="24"/>
          <w:lang w:eastAsia="ko-KR"/>
        </w:rPr>
      </w:pPr>
      <w:del w:id="360"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5648" behindDoc="0" locked="0" layoutInCell="1" allowOverlap="1" wp14:anchorId="2BA6CED0" wp14:editId="3958C393">
              <wp:simplePos x="0" y="0"/>
              <wp:positionH relativeFrom="column">
                <wp:posOffset>1417320</wp:posOffset>
              </wp:positionH>
              <wp:positionV relativeFrom="paragraph">
                <wp:posOffset>283845</wp:posOffset>
              </wp:positionV>
              <wp:extent cx="3319145" cy="3338195"/>
              <wp:effectExtent l="0" t="0" r="0" b="0"/>
              <wp:wrapTopAndBottom/>
              <wp:docPr id="574" name="그림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9145" cy="3338195"/>
                      </a:xfrm>
                      <a:prstGeom prst="rect">
                        <a:avLst/>
                      </a:prstGeom>
                      <a:noFill/>
                    </pic:spPr>
                  </pic:pic>
                </a:graphicData>
              </a:graphic>
              <wp14:sizeRelH relativeFrom="margin">
                <wp14:pctWidth>0</wp14:pctWidth>
              </wp14:sizeRelH>
              <wp14:sizeRelV relativeFrom="margin">
                <wp14:pctHeight>0</wp14:pctHeight>
              </wp14:sizeRelV>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9</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61" w:author=" " w:date="2018-10-24T08:41:00Z"/>
          <w:rFonts w:ascii="맑은 고딕" w:eastAsia="맑은 고딕" w:hAnsi="맑은 고딕"/>
          <w:color w:val="000000" w:themeColor="text1"/>
          <w:sz w:val="24"/>
          <w:lang w:eastAsia="ko-KR"/>
        </w:rPr>
      </w:pPr>
    </w:p>
    <w:p w:rsidR="005F71C1" w:rsidDel="00207C18" w:rsidRDefault="007E61F9" w:rsidP="00207C18">
      <w:pPr>
        <w:adjustRightInd w:val="0"/>
        <w:spacing w:line="360" w:lineRule="auto"/>
        <w:jc w:val="center"/>
        <w:outlineLvl w:val="1"/>
        <w:rPr>
          <w:del w:id="362" w:author=" " w:date="2018-10-24T08:41:00Z"/>
          <w:rFonts w:ascii="맑은 고딕" w:eastAsia="맑은 고딕" w:hAnsi="맑은 고딕"/>
          <w:color w:val="000000" w:themeColor="text1"/>
          <w:sz w:val="24"/>
          <w:lang w:eastAsia="ko-KR"/>
        </w:rPr>
      </w:pPr>
      <w:del w:id="363"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6672" behindDoc="0" locked="0" layoutInCell="1" allowOverlap="1" wp14:anchorId="1586E748" wp14:editId="73636B2D">
              <wp:simplePos x="0" y="0"/>
              <wp:positionH relativeFrom="column">
                <wp:posOffset>896310</wp:posOffset>
              </wp:positionH>
              <wp:positionV relativeFrom="paragraph">
                <wp:posOffset>398780</wp:posOffset>
              </wp:positionV>
              <wp:extent cx="3255645" cy="2566670"/>
              <wp:effectExtent l="0" t="0" r="0" b="5080"/>
              <wp:wrapTopAndBottom/>
              <wp:docPr id="575" name="그림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5645" cy="2566670"/>
                      </a:xfrm>
                      <a:prstGeom prst="rect">
                        <a:avLst/>
                      </a:prstGeom>
                      <a:noFill/>
                    </pic:spPr>
                  </pic:pic>
                </a:graphicData>
              </a:graphic>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10</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64" w:author=" " w:date="2018-10-24T08:41:00Z"/>
          <w:rFonts w:ascii="맑은 고딕" w:eastAsia="맑은 고딕" w:hAnsi="맑은 고딕"/>
          <w:color w:val="000000" w:themeColor="text1"/>
          <w:sz w:val="24"/>
          <w:lang w:eastAsia="ko-KR"/>
        </w:rPr>
      </w:pPr>
    </w:p>
    <w:p w:rsidR="007E61F9" w:rsidDel="00207C18" w:rsidRDefault="007E61F9" w:rsidP="00207C18">
      <w:pPr>
        <w:adjustRightInd w:val="0"/>
        <w:spacing w:line="360" w:lineRule="auto"/>
        <w:jc w:val="center"/>
        <w:outlineLvl w:val="1"/>
        <w:rPr>
          <w:del w:id="365" w:author=" " w:date="2018-10-24T08:41:00Z"/>
          <w:rFonts w:ascii="맑은 고딕" w:eastAsia="맑은 고딕" w:hAnsi="맑은 고딕"/>
          <w:color w:val="000000" w:themeColor="text1"/>
          <w:sz w:val="24"/>
          <w:lang w:eastAsia="ko-KR"/>
        </w:rPr>
      </w:pPr>
    </w:p>
    <w:p w:rsidR="005F71C1" w:rsidDel="00207C18" w:rsidRDefault="007E61F9" w:rsidP="00207C18">
      <w:pPr>
        <w:adjustRightInd w:val="0"/>
        <w:spacing w:line="360" w:lineRule="auto"/>
        <w:jc w:val="center"/>
        <w:outlineLvl w:val="1"/>
        <w:rPr>
          <w:del w:id="366" w:author=" " w:date="2018-10-24T08:41:00Z"/>
          <w:rFonts w:ascii="맑은 고딕" w:eastAsia="맑은 고딕" w:hAnsi="맑은 고딕"/>
          <w:color w:val="000000" w:themeColor="text1"/>
          <w:sz w:val="24"/>
          <w:lang w:eastAsia="ko-KR"/>
        </w:rPr>
      </w:pPr>
      <w:del w:id="367" w:author=" " w:date="2018-10-24T08:41:00Z">
        <w:r w:rsidDel="00207C18">
          <w:rPr>
            <w:rFonts w:ascii="맑은 고딕" w:eastAsia="맑은 고딕" w:hAnsi="맑은 고딕"/>
            <w:noProof/>
            <w:color w:val="000000" w:themeColor="text1"/>
            <w:sz w:val="24"/>
            <w:lang w:eastAsia="ko-KR"/>
          </w:rPr>
          <w:drawing>
            <wp:anchor distT="0" distB="0" distL="114300" distR="114300" simplePos="0" relativeHeight="251677696" behindDoc="0" locked="0" layoutInCell="1" allowOverlap="1" wp14:anchorId="54023797" wp14:editId="741B8068">
              <wp:simplePos x="0" y="0"/>
              <wp:positionH relativeFrom="column">
                <wp:posOffset>960105</wp:posOffset>
              </wp:positionH>
              <wp:positionV relativeFrom="paragraph">
                <wp:posOffset>391160</wp:posOffset>
              </wp:positionV>
              <wp:extent cx="3255645" cy="2566670"/>
              <wp:effectExtent l="0" t="0" r="0" b="5080"/>
              <wp:wrapTopAndBottom/>
              <wp:docPr id="576" name="그림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645" cy="2566670"/>
                      </a:xfrm>
                      <a:prstGeom prst="rect">
                        <a:avLst/>
                      </a:prstGeom>
                      <a:noFill/>
                    </pic:spPr>
                  </pic:pic>
                </a:graphicData>
              </a:graphic>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11</w:delText>
        </w:r>
        <w:r w:rsidR="005F71C1" w:rsidRPr="00B26483" w:rsidDel="00207C18">
          <w:rPr>
            <w:rFonts w:ascii="맑은 고딕" w:eastAsia="맑은 고딕" w:hAnsi="맑은 고딕"/>
            <w:color w:val="000000" w:themeColor="text1"/>
            <w:sz w:val="24"/>
            <w:lang w:eastAsia="ko-KR"/>
          </w:rPr>
          <w:delText>】</w:delText>
        </w:r>
      </w:del>
    </w:p>
    <w:p w:rsidR="005F71C1" w:rsidDel="00207C18" w:rsidRDefault="005F71C1" w:rsidP="00207C18">
      <w:pPr>
        <w:adjustRightInd w:val="0"/>
        <w:spacing w:line="360" w:lineRule="auto"/>
        <w:jc w:val="center"/>
        <w:outlineLvl w:val="1"/>
        <w:rPr>
          <w:del w:id="368" w:author=" " w:date="2018-10-24T08:41:00Z"/>
          <w:rFonts w:ascii="맑은 고딕" w:eastAsia="맑은 고딕" w:hAnsi="맑은 고딕"/>
          <w:color w:val="000000" w:themeColor="text1"/>
          <w:sz w:val="24"/>
          <w:lang w:eastAsia="ko-KR"/>
        </w:rPr>
      </w:pPr>
    </w:p>
    <w:p w:rsidR="005F71C1" w:rsidDel="00207C18" w:rsidRDefault="005F71C1" w:rsidP="00207C18">
      <w:pPr>
        <w:adjustRightInd w:val="0"/>
        <w:spacing w:line="360" w:lineRule="auto"/>
        <w:jc w:val="center"/>
        <w:outlineLvl w:val="1"/>
        <w:rPr>
          <w:del w:id="369" w:author=" " w:date="2018-10-24T08:41:00Z"/>
          <w:rFonts w:ascii="맑은 고딕" w:eastAsia="맑은 고딕" w:hAnsi="맑은 고딕"/>
          <w:color w:val="000000" w:themeColor="text1"/>
          <w:sz w:val="24"/>
          <w:lang w:eastAsia="ko-KR"/>
        </w:rPr>
      </w:pPr>
    </w:p>
    <w:p w:rsidR="005F71C1" w:rsidDel="00207C18" w:rsidRDefault="007E61F9" w:rsidP="00207C18">
      <w:pPr>
        <w:adjustRightInd w:val="0"/>
        <w:spacing w:line="360" w:lineRule="auto"/>
        <w:jc w:val="center"/>
        <w:outlineLvl w:val="1"/>
        <w:rPr>
          <w:del w:id="370" w:author=" " w:date="2018-10-24T08:41:00Z"/>
          <w:rFonts w:ascii="맑은 고딕" w:eastAsia="맑은 고딕" w:hAnsi="맑은 고딕"/>
          <w:color w:val="000000" w:themeColor="text1"/>
          <w:sz w:val="24"/>
          <w:lang w:eastAsia="ko-KR"/>
        </w:rPr>
      </w:pPr>
      <w:del w:id="371" w:author=" " w:date="2018-10-24T08:41:00Z">
        <w:r w:rsidRPr="007E61F9" w:rsidDel="00207C18">
          <w:rPr>
            <w:rFonts w:ascii="맑은 고딕" w:eastAsia="맑은 고딕" w:hAnsi="맑은 고딕"/>
            <w:noProof/>
            <w:color w:val="000000" w:themeColor="text1"/>
            <w:sz w:val="24"/>
            <w:lang w:eastAsia="ko-KR"/>
          </w:rPr>
          <w:drawing>
            <wp:anchor distT="0" distB="0" distL="114300" distR="114300" simplePos="0" relativeHeight="251678720" behindDoc="0" locked="0" layoutInCell="1" allowOverlap="1" wp14:anchorId="7EC54982" wp14:editId="71A1FACE">
              <wp:simplePos x="0" y="0"/>
              <wp:positionH relativeFrom="column">
                <wp:posOffset>1544896</wp:posOffset>
              </wp:positionH>
              <wp:positionV relativeFrom="paragraph">
                <wp:posOffset>398780</wp:posOffset>
              </wp:positionV>
              <wp:extent cx="1686560" cy="1595120"/>
              <wp:effectExtent l="0" t="0" r="8890" b="5080"/>
              <wp:wrapTopAndBottom/>
              <wp:docPr id="55" name="그림 54">
                <a:extLst xmlns:a="http://schemas.openxmlformats.org/drawingml/2006/main">
                  <a:ext uri="{FF2B5EF4-FFF2-40B4-BE49-F238E27FC236}">
                    <a16:creationId xmlns:a16="http://schemas.microsoft.com/office/drawing/2014/main" id="{6B50A16D-FA9D-4D92-9AC0-1662E9535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4">
                        <a:extLst>
                          <a:ext uri="{FF2B5EF4-FFF2-40B4-BE49-F238E27FC236}">
                            <a16:creationId xmlns:a16="http://schemas.microsoft.com/office/drawing/2014/main" id="{6B50A16D-FA9D-4D92-9AC0-1662E9535A6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6560" cy="1595120"/>
                      </a:xfrm>
                      <a:prstGeom prst="rect">
                        <a:avLst/>
                      </a:prstGeom>
                    </pic:spPr>
                  </pic:pic>
                </a:graphicData>
              </a:graphic>
            </wp:anchor>
          </w:drawing>
        </w:r>
        <w:r w:rsidR="005F71C1" w:rsidRPr="00B26483" w:rsidDel="00207C18">
          <w:rPr>
            <w:rFonts w:ascii="맑은 고딕" w:eastAsia="맑은 고딕" w:hAnsi="맑은 고딕"/>
            <w:color w:val="000000" w:themeColor="text1"/>
            <w:sz w:val="24"/>
            <w:lang w:eastAsia="ko-KR"/>
          </w:rPr>
          <w:delText xml:space="preserve">【도 </w:delText>
        </w:r>
        <w:r w:rsidR="005F71C1" w:rsidDel="00207C18">
          <w:rPr>
            <w:rFonts w:ascii="맑은 고딕" w:eastAsia="맑은 고딕" w:hAnsi="맑은 고딕"/>
            <w:color w:val="000000" w:themeColor="text1"/>
            <w:sz w:val="24"/>
            <w:lang w:eastAsia="ko-KR"/>
          </w:rPr>
          <w:delText>12</w:delText>
        </w:r>
        <w:r w:rsidR="005F71C1" w:rsidRPr="00B26483" w:rsidDel="00207C18">
          <w:rPr>
            <w:rFonts w:ascii="맑은 고딕" w:eastAsia="맑은 고딕" w:hAnsi="맑은 고딕"/>
            <w:color w:val="000000" w:themeColor="text1"/>
            <w:sz w:val="24"/>
            <w:lang w:eastAsia="ko-KR"/>
          </w:rPr>
          <w:delText>】</w:delText>
        </w:r>
      </w:del>
    </w:p>
    <w:p w:rsidR="005F71C1" w:rsidRDefault="005F71C1" w:rsidP="00207C18">
      <w:pPr>
        <w:adjustRightInd w:val="0"/>
        <w:spacing w:line="360" w:lineRule="auto"/>
        <w:jc w:val="center"/>
        <w:outlineLvl w:val="1"/>
        <w:rPr>
          <w:rFonts w:ascii="맑은 고딕" w:eastAsia="맑은 고딕" w:hAnsi="맑은 고딕"/>
          <w:color w:val="000000" w:themeColor="text1"/>
          <w:sz w:val="24"/>
          <w:lang w:eastAsia="ko-KR"/>
        </w:rPr>
      </w:pPr>
    </w:p>
    <w:p w:rsidR="005F71C1" w:rsidRPr="00B26483" w:rsidRDefault="005F71C1" w:rsidP="00136F96">
      <w:pPr>
        <w:widowControl/>
        <w:spacing w:after="200" w:line="276" w:lineRule="auto"/>
        <w:rPr>
          <w:rFonts w:ascii="맑은 고딕" w:eastAsia="맑은 고딕" w:hAnsi="맑은 고딕"/>
          <w:color w:val="000000" w:themeColor="text1"/>
          <w:sz w:val="24"/>
          <w:lang w:eastAsia="ko-KR"/>
        </w:rPr>
      </w:pPr>
    </w:p>
    <w:sectPr w:rsidR="005F71C1" w:rsidRPr="00B26483" w:rsidSect="00CB2E0C">
      <w:headerReference w:type="default" r:id="rId34"/>
      <w:footerReference w:type="default" r:id="rId35"/>
      <w:pgSz w:w="11900" w:h="16840"/>
      <w:pgMar w:top="2268" w:right="1134" w:bottom="2268" w:left="1418" w:header="737" w:footer="1134" w:gutter="0"/>
      <w:lnNumType w:countBy="5"/>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154" w:rsidRDefault="00AA2154" w:rsidP="00587955">
      <w:r>
        <w:separator/>
      </w:r>
    </w:p>
  </w:endnote>
  <w:endnote w:type="continuationSeparator" w:id="0">
    <w:p w:rsidR="00AA2154" w:rsidRDefault="00AA2154" w:rsidP="00587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embedRegular r:id="rId1" w:subsetted="1" w:fontKey="{0228B213-763E-4733-A360-4F4BBF2C10E4}"/>
    <w:embedBold r:id="rId2" w:subsetted="1" w:fontKey="{A563312E-7769-4E7B-A172-D59C79572C3F}"/>
    <w:embedItalic r:id="rId3" w:subsetted="1" w:fontKey="{D13EA372-E3DA-49EB-A72E-F209519E61C7}"/>
  </w:font>
  <w:font w:name="Lucida Grande">
    <w:altName w:val="Times New Roman"/>
    <w:charset w:val="00"/>
    <w:family w:val="auto"/>
    <w:pitch w:val="variable"/>
    <w:sig w:usb0="00000A87" w:usb1="00000000" w:usb2="00000000" w:usb3="00000000" w:csb0="000000BF" w:csb1="00000000"/>
  </w:font>
  <w:font w:name="ヒラギノ角ゴ Pro W3">
    <w:altName w:val="Times New Roman"/>
    <w:charset w:val="00"/>
    <w:family w:val="roman"/>
    <w:pitch w:val="default"/>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YDIYMjO120-KSCpc-EUC-H">
    <w:altName w:val="Times New Roman"/>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embedRegular r:id="rId4" w:subsetted="1" w:fontKey="{AFD30851-39FE-4A18-A93B-2381845427D9}"/>
    <w:embedItalic r:id="rId5" w:subsetted="1" w:fontKey="{1F6E7D36-BE3B-4B44-84F5-D28AE13261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2DA" w:rsidRDefault="00C162DA">
    <w:pPr>
      <w:pStyle w:val="a4"/>
      <w:jc w:val="center"/>
    </w:pPr>
    <w:r>
      <w:rPr>
        <w:rFonts w:hint="eastAsia"/>
      </w:rPr>
      <w:t xml:space="preserve">- </w:t>
    </w:r>
    <w:sdt>
      <w:sdtPr>
        <w:id w:val="2104062860"/>
        <w:docPartObj>
          <w:docPartGallery w:val="Page Numbers (Bottom of Page)"/>
          <w:docPartUnique/>
        </w:docPartObj>
      </w:sdtPr>
      <w:sdtEndPr/>
      <w:sdtContent>
        <w:r>
          <w:fldChar w:fldCharType="begin"/>
        </w:r>
        <w:r>
          <w:instrText>PAGE   \* MERGEFORMAT</w:instrText>
        </w:r>
        <w:r>
          <w:fldChar w:fldCharType="separate"/>
        </w:r>
        <w:r w:rsidR="00BA5B6B" w:rsidRPr="00BA5B6B">
          <w:rPr>
            <w:noProof/>
            <w:lang w:val="ko-KR"/>
          </w:rPr>
          <w:t>1</w:t>
        </w:r>
        <w:r>
          <w:fldChar w:fldCharType="end"/>
        </w:r>
        <w:r>
          <w:rPr>
            <w:rFonts w:hint="eastAsia"/>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2DA" w:rsidRPr="008064BD" w:rsidRDefault="00C162DA" w:rsidP="00CB2E0C">
    <w:pPr>
      <w:pStyle w:val="a4"/>
      <w:jc w:val="center"/>
      <w:rPr>
        <w:rFonts w:ascii="맑은 고딕" w:eastAsia="맑은 고딕" w:hAnsi="맑은 고딕"/>
        <w:b/>
      </w:rPr>
    </w:pPr>
    <w:r w:rsidRPr="008064BD">
      <w:rPr>
        <w:rFonts w:ascii="맑은 고딕" w:eastAsia="맑은 고딕" w:hAnsi="맑은 고딕" w:hint="eastAsia"/>
        <w:b/>
      </w:rPr>
      <w:t xml:space="preserve">- </w:t>
    </w:r>
    <w:r w:rsidRPr="008064BD">
      <w:rPr>
        <w:rFonts w:ascii="맑은 고딕" w:eastAsia="맑은 고딕" w:hAnsi="맑은 고딕"/>
        <w:b/>
      </w:rPr>
      <w:fldChar w:fldCharType="begin"/>
    </w:r>
    <w:r w:rsidRPr="008064BD">
      <w:rPr>
        <w:rFonts w:ascii="맑은 고딕" w:eastAsia="맑은 고딕" w:hAnsi="맑은 고딕"/>
        <w:b/>
      </w:rPr>
      <w:instrText xml:space="preserve"> PAGE   \* MERGEFORMAT </w:instrText>
    </w:r>
    <w:r w:rsidRPr="008064BD">
      <w:rPr>
        <w:rFonts w:ascii="맑은 고딕" w:eastAsia="맑은 고딕" w:hAnsi="맑은 고딕"/>
        <w:b/>
      </w:rPr>
      <w:fldChar w:fldCharType="separate"/>
    </w:r>
    <w:r w:rsidR="00BA5B6B" w:rsidRPr="00BA5B6B">
      <w:rPr>
        <w:rFonts w:ascii="맑은 고딕" w:eastAsia="맑은 고딕" w:hAnsi="맑은 고딕"/>
        <w:b/>
        <w:noProof/>
        <w:lang w:val="ko-KR"/>
      </w:rPr>
      <w:t>18</w:t>
    </w:r>
    <w:r w:rsidRPr="008064BD">
      <w:rPr>
        <w:rFonts w:ascii="맑은 고딕" w:eastAsia="맑은 고딕" w:hAnsi="맑은 고딕"/>
        <w:b/>
      </w:rPr>
      <w:fldChar w:fldCharType="end"/>
    </w:r>
    <w:r w:rsidRPr="008064BD">
      <w:rPr>
        <w:rFonts w:ascii="맑은 고딕" w:eastAsia="맑은 고딕" w:hAnsi="맑은 고딕" w:hint="eastAsia"/>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154" w:rsidRDefault="00AA2154" w:rsidP="00587955">
      <w:r>
        <w:separator/>
      </w:r>
    </w:p>
  </w:footnote>
  <w:footnote w:type="continuationSeparator" w:id="0">
    <w:p w:rsidR="00AA2154" w:rsidRDefault="00AA2154" w:rsidP="00587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6" w:type="dxa"/>
      <w:tblInd w:w="-459" w:type="dxa"/>
      <w:tblBorders>
        <w:bottom w:val="double" w:sz="4" w:space="0" w:color="auto"/>
        <w:insideH w:val="single" w:sz="4" w:space="0" w:color="auto"/>
      </w:tblBorders>
      <w:tblLayout w:type="fixed"/>
      <w:tblLook w:val="04A0" w:firstRow="1" w:lastRow="0" w:firstColumn="1" w:lastColumn="0" w:noHBand="0" w:noVBand="1"/>
    </w:tblPr>
    <w:tblGrid>
      <w:gridCol w:w="2835"/>
      <w:gridCol w:w="7371"/>
    </w:tblGrid>
    <w:tr w:rsidR="00C162DA" w:rsidRPr="007017D9" w:rsidTr="00CB2E0C">
      <w:trPr>
        <w:trHeight w:val="843"/>
      </w:trPr>
      <w:tc>
        <w:tcPr>
          <w:tcW w:w="2835" w:type="dxa"/>
          <w:shd w:val="clear" w:color="auto" w:fill="auto"/>
          <w:vAlign w:val="center"/>
        </w:tcPr>
        <w:p w:rsidR="00C162DA" w:rsidRPr="004163A9" w:rsidRDefault="00C162DA" w:rsidP="00CB2E0C">
          <w:pPr>
            <w:pStyle w:val="1"/>
            <w:tabs>
              <w:tab w:val="clear" w:pos="9026"/>
              <w:tab w:val="right" w:pos="9000"/>
            </w:tabs>
            <w:ind w:firstLineChars="400" w:firstLine="800"/>
            <w:jc w:val="center"/>
            <w:rPr>
              <w:rFonts w:eastAsia="바탕"/>
            </w:rPr>
          </w:pPr>
          <w:r>
            <w:rPr>
              <w:noProof/>
            </w:rPr>
            <w:drawing>
              <wp:anchor distT="0" distB="0" distL="114300" distR="114300" simplePos="0" relativeHeight="251659264" behindDoc="0" locked="0" layoutInCell="1" allowOverlap="1" wp14:anchorId="4A1C3D59" wp14:editId="386A6B4E">
                <wp:simplePos x="0" y="0"/>
                <wp:positionH relativeFrom="margin">
                  <wp:posOffset>139065</wp:posOffset>
                </wp:positionH>
                <wp:positionV relativeFrom="margin">
                  <wp:posOffset>101600</wp:posOffset>
                </wp:positionV>
                <wp:extent cx="1045845" cy="40449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1">
                          <a:extLst>
                            <a:ext uri="{28A0092B-C50C-407E-A947-70E740481C1C}">
                              <a14:useLocalDpi xmlns:a14="http://schemas.microsoft.com/office/drawing/2010/main" val="0"/>
                            </a:ext>
                          </a:extLst>
                        </a:blip>
                        <a:srcRect b="28816"/>
                        <a:stretch>
                          <a:fillRect/>
                        </a:stretch>
                      </pic:blipFill>
                      <pic:spPr bwMode="auto">
                        <a:xfrm>
                          <a:off x="0" y="0"/>
                          <a:ext cx="1045845" cy="4044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1" w:type="dxa"/>
          <w:shd w:val="clear" w:color="auto" w:fill="auto"/>
          <w:vAlign w:val="center"/>
        </w:tcPr>
        <w:p w:rsidR="00C162DA" w:rsidRPr="008E4920" w:rsidRDefault="00C162DA" w:rsidP="00CB2E0C">
          <w:pPr>
            <w:pStyle w:val="1"/>
            <w:tabs>
              <w:tab w:val="right" w:pos="9000"/>
            </w:tabs>
            <w:jc w:val="right"/>
            <w:rPr>
              <w:rFonts w:ascii="맑은 고딕" w:eastAsia="맑은 고딕" w:hAnsi="맑은 고딕" w:cs="바탕"/>
              <w:b/>
              <w:noProof/>
              <w:sz w:val="16"/>
              <w:szCs w:val="16"/>
            </w:rPr>
          </w:pPr>
          <w:r>
            <w:rPr>
              <w:rFonts w:ascii="맑은 고딕" w:eastAsia="맑은 고딕" w:hAnsi="맑은 고딕" w:cs="바탕" w:hint="eastAsia"/>
              <w:b/>
              <w:noProof/>
              <w:sz w:val="16"/>
              <w:szCs w:val="16"/>
            </w:rPr>
            <w:t>지담특허법률사무소</w:t>
          </w:r>
        </w:p>
        <w:p w:rsidR="00C162DA" w:rsidRPr="00800015" w:rsidRDefault="00C162DA" w:rsidP="00CB2E0C">
          <w:pPr>
            <w:pStyle w:val="1"/>
            <w:tabs>
              <w:tab w:val="right" w:pos="9000"/>
            </w:tabs>
            <w:jc w:val="right"/>
            <w:rPr>
              <w:rFonts w:ascii="맑은 고딕" w:eastAsia="맑은 고딕" w:hAnsi="맑은 고딕"/>
              <w:noProof/>
              <w:sz w:val="14"/>
              <w:szCs w:val="14"/>
            </w:rPr>
          </w:pPr>
          <w:r w:rsidRPr="007017D9">
            <w:rPr>
              <w:rFonts w:ascii="맑은 고딕" w:eastAsia="맑은 고딕" w:hAnsi="맑은 고딕"/>
              <w:noProof/>
              <w:sz w:val="14"/>
              <w:szCs w:val="14"/>
            </w:rPr>
            <w:t xml:space="preserve"> Tel.:</w:t>
          </w:r>
          <w:r w:rsidRPr="004C0FE0">
            <w:rPr>
              <w:szCs w:val="24"/>
              <w:lang w:eastAsia="en-US"/>
            </w:rPr>
            <w:t xml:space="preserve"> </w:t>
          </w:r>
          <w:r>
            <w:rPr>
              <w:rFonts w:ascii="맑은 고딕" w:eastAsia="맑은 고딕" w:hAnsi="맑은 고딕"/>
              <w:noProof/>
              <w:sz w:val="14"/>
              <w:szCs w:val="14"/>
            </w:rPr>
            <w:t>0</w:t>
          </w:r>
          <w:r w:rsidRPr="004C0FE0">
            <w:rPr>
              <w:rFonts w:ascii="맑은 고딕" w:eastAsia="맑은 고딕" w:hAnsi="맑은 고딕"/>
              <w:noProof/>
              <w:sz w:val="14"/>
              <w:szCs w:val="14"/>
            </w:rPr>
            <w:t>70-4820-5501</w:t>
          </w:r>
          <w:r w:rsidRPr="007017D9">
            <w:rPr>
              <w:rFonts w:ascii="맑은 고딕" w:eastAsia="맑은 고딕" w:hAnsi="맑은 고딕"/>
              <w:noProof/>
              <w:sz w:val="14"/>
              <w:szCs w:val="14"/>
            </w:rPr>
            <w:t xml:space="preserve">  Fax: </w:t>
          </w:r>
          <w:r>
            <w:rPr>
              <w:rFonts w:ascii="맑은 고딕" w:eastAsia="맑은 고딕" w:hAnsi="맑은 고딕"/>
              <w:noProof/>
              <w:sz w:val="14"/>
              <w:szCs w:val="14"/>
            </w:rPr>
            <w:t>0</w:t>
          </w:r>
          <w:r w:rsidRPr="004C0FE0">
            <w:rPr>
              <w:rFonts w:ascii="맑은 고딕" w:eastAsia="맑은 고딕" w:hAnsi="맑은 고딕"/>
              <w:noProof/>
              <w:sz w:val="14"/>
              <w:szCs w:val="14"/>
            </w:rPr>
            <w:t>70-4009-7939</w:t>
          </w:r>
          <w:r w:rsidRPr="007017D9">
            <w:rPr>
              <w:rFonts w:ascii="맑은 고딕" w:eastAsia="맑은 고딕" w:hAnsi="맑은 고딕" w:hint="eastAsia"/>
              <w:noProof/>
              <w:sz w:val="14"/>
              <w:szCs w:val="14"/>
            </w:rPr>
            <w:t xml:space="preserve">  Email: </w:t>
          </w:r>
          <w:r w:rsidRPr="00FD5EDB">
            <w:rPr>
              <w:rFonts w:ascii="맑은 고딕" w:eastAsia="맑은 고딕" w:hAnsi="맑은 고딕"/>
              <w:noProof/>
              <w:sz w:val="14"/>
              <w:szCs w:val="14"/>
            </w:rPr>
            <w:t>jidam</w:t>
          </w:r>
          <w:r w:rsidRPr="00FD5EDB">
            <w:rPr>
              <w:rFonts w:ascii="맑은 고딕" w:eastAsia="맑은 고딕" w:hAnsi="맑은 고딕" w:hint="eastAsia"/>
              <w:noProof/>
              <w:sz w:val="14"/>
              <w:szCs w:val="14"/>
            </w:rPr>
            <w:t>@</w:t>
          </w:r>
          <w:r w:rsidRPr="00FD5EDB">
            <w:rPr>
              <w:rFonts w:ascii="맑은 고딕" w:eastAsia="맑은 고딕" w:hAnsi="맑은 고딕"/>
              <w:noProof/>
              <w:sz w:val="14"/>
              <w:szCs w:val="14"/>
            </w:rPr>
            <w:t>jidamip</w:t>
          </w:r>
          <w:r w:rsidRPr="00FD5EDB">
            <w:rPr>
              <w:rFonts w:ascii="맑은 고딕" w:eastAsia="맑은 고딕" w:hAnsi="맑은 고딕" w:hint="eastAsia"/>
              <w:noProof/>
              <w:sz w:val="14"/>
              <w:szCs w:val="14"/>
            </w:rPr>
            <w:t>.com</w:t>
          </w:r>
          <w:r w:rsidRPr="007017D9">
            <w:rPr>
              <w:rFonts w:ascii="맑은 고딕" w:eastAsia="맑은 고딕" w:hAnsi="맑은 고딕"/>
              <w:noProof/>
              <w:sz w:val="14"/>
              <w:szCs w:val="14"/>
            </w:rPr>
            <w:t xml:space="preserve"> </w:t>
          </w:r>
          <w:r>
            <w:rPr>
              <w:rFonts w:ascii="맑은 고딕" w:eastAsia="맑은 고딕" w:hAnsi="맑은 고딕"/>
              <w:noProof/>
              <w:sz w:val="14"/>
              <w:szCs w:val="14"/>
            </w:rPr>
            <w:t xml:space="preserve">/ </w:t>
          </w:r>
          <w:r w:rsidRPr="007017D9">
            <w:rPr>
              <w:rFonts w:ascii="맑은 고딕" w:eastAsia="맑은 고딕" w:hAnsi="맑은 고딕"/>
              <w:noProof/>
              <w:sz w:val="14"/>
              <w:szCs w:val="14"/>
            </w:rPr>
            <w:t>www.</w:t>
          </w:r>
          <w:r>
            <w:rPr>
              <w:rFonts w:ascii="맑은 고딕" w:eastAsia="맑은 고딕" w:hAnsi="맑은 고딕"/>
              <w:noProof/>
              <w:sz w:val="14"/>
              <w:szCs w:val="14"/>
            </w:rPr>
            <w:t>jidamip</w:t>
          </w:r>
          <w:r w:rsidRPr="007017D9">
            <w:rPr>
              <w:rFonts w:ascii="맑은 고딕" w:eastAsia="맑은 고딕" w:hAnsi="맑은 고딕"/>
              <w:noProof/>
              <w:sz w:val="14"/>
              <w:szCs w:val="14"/>
            </w:rPr>
            <w:t xml:space="preserve">.com </w:t>
          </w:r>
        </w:p>
      </w:tc>
    </w:tr>
  </w:tbl>
  <w:p w:rsidR="00C162DA" w:rsidRPr="00FD7E41" w:rsidRDefault="00C162DA" w:rsidP="00FD7E41">
    <w:pPr>
      <w:pStyle w:val="a3"/>
      <w:tabs>
        <w:tab w:val="clear" w:pos="4513"/>
        <w:tab w:val="clear" w:pos="9026"/>
        <w:tab w:val="center" w:pos="4252"/>
        <w:tab w:val="right" w:pos="8504"/>
      </w:tabs>
      <w:wordWrap/>
      <w:autoSpaceDE/>
      <w:autoSpaceDN/>
      <w:spacing w:after="0" w:line="240" w:lineRule="auto"/>
      <w:rPr>
        <w:rFonts w:ascii="Lucida Grande" w:eastAsia="ヒラギノ角ゴ Pro W3" w:hAnsi="Lucida Grande" w:cs="Times New Roman"/>
        <w:color w:val="000000"/>
        <w:szCs w:val="24"/>
        <w:lang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2DA" w:rsidRPr="007A7E07" w:rsidRDefault="00C162DA" w:rsidP="00CB2E0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1E7968"/>
    <w:multiLevelType w:val="hybridMultilevel"/>
    <w:tmpl w:val="ADBCA680"/>
    <w:lvl w:ilvl="0" w:tplc="A46E8376">
      <w:start w:val="1"/>
      <w:numFmt w:val="decimal"/>
      <w:lvlText w:val="제%1항"/>
      <w:lvlJc w:val="left"/>
      <w:pPr>
        <w:ind w:left="1587" w:hanging="795"/>
      </w:pPr>
      <w:rPr>
        <w:rFonts w:hint="default"/>
      </w:rPr>
    </w:lvl>
    <w:lvl w:ilvl="1" w:tplc="04090019" w:tentative="1">
      <w:start w:val="1"/>
      <w:numFmt w:val="upperLetter"/>
      <w:lvlText w:val="%2."/>
      <w:lvlJc w:val="left"/>
      <w:pPr>
        <w:ind w:left="1592" w:hanging="400"/>
      </w:pPr>
    </w:lvl>
    <w:lvl w:ilvl="2" w:tplc="0409001B" w:tentative="1">
      <w:start w:val="1"/>
      <w:numFmt w:val="lowerRoman"/>
      <w:lvlText w:val="%3."/>
      <w:lvlJc w:val="right"/>
      <w:pPr>
        <w:ind w:left="1992" w:hanging="400"/>
      </w:pPr>
    </w:lvl>
    <w:lvl w:ilvl="3" w:tplc="0409000F" w:tentative="1">
      <w:start w:val="1"/>
      <w:numFmt w:val="decimal"/>
      <w:lvlText w:val="%4."/>
      <w:lvlJc w:val="left"/>
      <w:pPr>
        <w:ind w:left="2392" w:hanging="400"/>
      </w:pPr>
    </w:lvl>
    <w:lvl w:ilvl="4" w:tplc="04090019" w:tentative="1">
      <w:start w:val="1"/>
      <w:numFmt w:val="upperLetter"/>
      <w:lvlText w:val="%5."/>
      <w:lvlJc w:val="left"/>
      <w:pPr>
        <w:ind w:left="2792" w:hanging="400"/>
      </w:pPr>
    </w:lvl>
    <w:lvl w:ilvl="5" w:tplc="0409001B" w:tentative="1">
      <w:start w:val="1"/>
      <w:numFmt w:val="lowerRoman"/>
      <w:lvlText w:val="%6."/>
      <w:lvlJc w:val="right"/>
      <w:pPr>
        <w:ind w:left="3192" w:hanging="400"/>
      </w:pPr>
    </w:lvl>
    <w:lvl w:ilvl="6" w:tplc="0409000F" w:tentative="1">
      <w:start w:val="1"/>
      <w:numFmt w:val="decimal"/>
      <w:lvlText w:val="%7."/>
      <w:lvlJc w:val="left"/>
      <w:pPr>
        <w:ind w:left="3592" w:hanging="400"/>
      </w:pPr>
    </w:lvl>
    <w:lvl w:ilvl="7" w:tplc="04090019" w:tentative="1">
      <w:start w:val="1"/>
      <w:numFmt w:val="upperLetter"/>
      <w:lvlText w:val="%8."/>
      <w:lvlJc w:val="left"/>
      <w:pPr>
        <w:ind w:left="3992" w:hanging="400"/>
      </w:pPr>
    </w:lvl>
    <w:lvl w:ilvl="8" w:tplc="0409001B" w:tentative="1">
      <w:start w:val="1"/>
      <w:numFmt w:val="lowerRoman"/>
      <w:lvlText w:val="%9."/>
      <w:lvlJc w:val="right"/>
      <w:pPr>
        <w:ind w:left="4392" w:hanging="400"/>
      </w:pPr>
    </w:lvl>
  </w:abstractNum>
  <w:abstractNum w:abstractNumId="1" w15:restartNumberingAfterBreak="0">
    <w:nsid w:val="7C2D10AE"/>
    <w:multiLevelType w:val="hybridMultilevel"/>
    <w:tmpl w:val="88080C0E"/>
    <w:lvl w:ilvl="0" w:tplc="05784438">
      <w:start w:val="1"/>
      <w:numFmt w:val="decimal"/>
      <w:lvlText w:val="제%1항"/>
      <w:lvlJc w:val="left"/>
      <w:pPr>
        <w:ind w:left="1647" w:hanging="855"/>
      </w:pPr>
      <w:rPr>
        <w:rFonts w:hint="default"/>
      </w:rPr>
    </w:lvl>
    <w:lvl w:ilvl="1" w:tplc="04090019" w:tentative="1">
      <w:start w:val="1"/>
      <w:numFmt w:val="upperLetter"/>
      <w:lvlText w:val="%2."/>
      <w:lvlJc w:val="left"/>
      <w:pPr>
        <w:ind w:left="1592" w:hanging="400"/>
      </w:pPr>
    </w:lvl>
    <w:lvl w:ilvl="2" w:tplc="0409001B" w:tentative="1">
      <w:start w:val="1"/>
      <w:numFmt w:val="lowerRoman"/>
      <w:lvlText w:val="%3."/>
      <w:lvlJc w:val="right"/>
      <w:pPr>
        <w:ind w:left="1992" w:hanging="400"/>
      </w:pPr>
    </w:lvl>
    <w:lvl w:ilvl="3" w:tplc="0409000F" w:tentative="1">
      <w:start w:val="1"/>
      <w:numFmt w:val="decimal"/>
      <w:lvlText w:val="%4."/>
      <w:lvlJc w:val="left"/>
      <w:pPr>
        <w:ind w:left="2392" w:hanging="400"/>
      </w:pPr>
    </w:lvl>
    <w:lvl w:ilvl="4" w:tplc="04090019" w:tentative="1">
      <w:start w:val="1"/>
      <w:numFmt w:val="upperLetter"/>
      <w:lvlText w:val="%5."/>
      <w:lvlJc w:val="left"/>
      <w:pPr>
        <w:ind w:left="2792" w:hanging="400"/>
      </w:pPr>
    </w:lvl>
    <w:lvl w:ilvl="5" w:tplc="0409001B" w:tentative="1">
      <w:start w:val="1"/>
      <w:numFmt w:val="lowerRoman"/>
      <w:lvlText w:val="%6."/>
      <w:lvlJc w:val="right"/>
      <w:pPr>
        <w:ind w:left="3192" w:hanging="400"/>
      </w:pPr>
    </w:lvl>
    <w:lvl w:ilvl="6" w:tplc="0409000F" w:tentative="1">
      <w:start w:val="1"/>
      <w:numFmt w:val="decimal"/>
      <w:lvlText w:val="%7."/>
      <w:lvlJc w:val="left"/>
      <w:pPr>
        <w:ind w:left="3592" w:hanging="400"/>
      </w:pPr>
    </w:lvl>
    <w:lvl w:ilvl="7" w:tplc="04090019" w:tentative="1">
      <w:start w:val="1"/>
      <w:numFmt w:val="upperLetter"/>
      <w:lvlText w:val="%8."/>
      <w:lvlJc w:val="left"/>
      <w:pPr>
        <w:ind w:left="3992" w:hanging="400"/>
      </w:pPr>
    </w:lvl>
    <w:lvl w:ilvl="8" w:tplc="0409001B" w:tentative="1">
      <w:start w:val="1"/>
      <w:numFmt w:val="lowerRoman"/>
      <w:lvlText w:val="%9."/>
      <w:lvlJc w:val="right"/>
      <w:pPr>
        <w:ind w:left="4392" w:hanging="40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Windows Live" w15:userId="c8669b070fba4f35"/>
  </w15:person>
  <w15:person w15:author="박 상완">
    <w15:presenceInfo w15:providerId="None" w15:userId="박 상완"/>
  </w15:person>
  <w15:person w15:author="이 진석">
    <w15:presenceInfo w15:providerId="Windows Live" w15:userId="98c9b4aed55302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TrueTypeFonts/>
  <w:embedSystemFonts/>
  <w:saveSubsetFonts/>
  <w:bordersDoNotSurroundHeader/>
  <w:bordersDoNotSurroundFooter/>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955"/>
    <w:rsid w:val="0000031D"/>
    <w:rsid w:val="00001B88"/>
    <w:rsid w:val="000026B5"/>
    <w:rsid w:val="000060B9"/>
    <w:rsid w:val="00007FA0"/>
    <w:rsid w:val="00011258"/>
    <w:rsid w:val="00014315"/>
    <w:rsid w:val="0001555F"/>
    <w:rsid w:val="00015CD8"/>
    <w:rsid w:val="000165E3"/>
    <w:rsid w:val="0001695A"/>
    <w:rsid w:val="000261E1"/>
    <w:rsid w:val="00026725"/>
    <w:rsid w:val="00026E88"/>
    <w:rsid w:val="0003007C"/>
    <w:rsid w:val="00031715"/>
    <w:rsid w:val="00031870"/>
    <w:rsid w:val="000333B7"/>
    <w:rsid w:val="000337CA"/>
    <w:rsid w:val="00035046"/>
    <w:rsid w:val="000378D6"/>
    <w:rsid w:val="00040B19"/>
    <w:rsid w:val="00043D3C"/>
    <w:rsid w:val="00046CE9"/>
    <w:rsid w:val="00050C7F"/>
    <w:rsid w:val="0005212E"/>
    <w:rsid w:val="000525EA"/>
    <w:rsid w:val="0005664D"/>
    <w:rsid w:val="00062640"/>
    <w:rsid w:val="000635B6"/>
    <w:rsid w:val="00065F84"/>
    <w:rsid w:val="00067DC1"/>
    <w:rsid w:val="00070B45"/>
    <w:rsid w:val="000715E1"/>
    <w:rsid w:val="000717A0"/>
    <w:rsid w:val="000729DA"/>
    <w:rsid w:val="00073121"/>
    <w:rsid w:val="000758A0"/>
    <w:rsid w:val="00075D47"/>
    <w:rsid w:val="00077660"/>
    <w:rsid w:val="00077F75"/>
    <w:rsid w:val="00080D24"/>
    <w:rsid w:val="000823AC"/>
    <w:rsid w:val="00084140"/>
    <w:rsid w:val="00084752"/>
    <w:rsid w:val="00084E0C"/>
    <w:rsid w:val="000860CA"/>
    <w:rsid w:val="00087E69"/>
    <w:rsid w:val="0009178B"/>
    <w:rsid w:val="00092405"/>
    <w:rsid w:val="0009440E"/>
    <w:rsid w:val="00094457"/>
    <w:rsid w:val="00094F5E"/>
    <w:rsid w:val="0009534C"/>
    <w:rsid w:val="000956C4"/>
    <w:rsid w:val="00095FD5"/>
    <w:rsid w:val="00096E66"/>
    <w:rsid w:val="000A00CE"/>
    <w:rsid w:val="000A1445"/>
    <w:rsid w:val="000A4372"/>
    <w:rsid w:val="000A462C"/>
    <w:rsid w:val="000A5B6E"/>
    <w:rsid w:val="000A689B"/>
    <w:rsid w:val="000A73C9"/>
    <w:rsid w:val="000A7605"/>
    <w:rsid w:val="000B3A96"/>
    <w:rsid w:val="000B3F95"/>
    <w:rsid w:val="000B4B77"/>
    <w:rsid w:val="000B4E99"/>
    <w:rsid w:val="000B4EC9"/>
    <w:rsid w:val="000B7BD0"/>
    <w:rsid w:val="000B7CA6"/>
    <w:rsid w:val="000C102F"/>
    <w:rsid w:val="000C1784"/>
    <w:rsid w:val="000C19C1"/>
    <w:rsid w:val="000C1AFF"/>
    <w:rsid w:val="000C2C3F"/>
    <w:rsid w:val="000D09FE"/>
    <w:rsid w:val="000D286A"/>
    <w:rsid w:val="000D4096"/>
    <w:rsid w:val="000D637B"/>
    <w:rsid w:val="000E2F01"/>
    <w:rsid w:val="000E6423"/>
    <w:rsid w:val="000F1D8A"/>
    <w:rsid w:val="000F2193"/>
    <w:rsid w:val="000F5844"/>
    <w:rsid w:val="000F6A49"/>
    <w:rsid w:val="00105534"/>
    <w:rsid w:val="001063C5"/>
    <w:rsid w:val="001079F9"/>
    <w:rsid w:val="00110440"/>
    <w:rsid w:val="001127D9"/>
    <w:rsid w:val="0011772D"/>
    <w:rsid w:val="001177E7"/>
    <w:rsid w:val="00117F55"/>
    <w:rsid w:val="001212C9"/>
    <w:rsid w:val="00121330"/>
    <w:rsid w:val="00121973"/>
    <w:rsid w:val="001238A7"/>
    <w:rsid w:val="00126650"/>
    <w:rsid w:val="001266F5"/>
    <w:rsid w:val="00127782"/>
    <w:rsid w:val="001343A3"/>
    <w:rsid w:val="00135219"/>
    <w:rsid w:val="00136F96"/>
    <w:rsid w:val="00137B9F"/>
    <w:rsid w:val="00140723"/>
    <w:rsid w:val="00140E7F"/>
    <w:rsid w:val="00141847"/>
    <w:rsid w:val="001433D0"/>
    <w:rsid w:val="00143D0D"/>
    <w:rsid w:val="00145D8D"/>
    <w:rsid w:val="001470A5"/>
    <w:rsid w:val="001475EE"/>
    <w:rsid w:val="00151D88"/>
    <w:rsid w:val="001540D5"/>
    <w:rsid w:val="00154214"/>
    <w:rsid w:val="001547A9"/>
    <w:rsid w:val="00156EF2"/>
    <w:rsid w:val="00157626"/>
    <w:rsid w:val="0016247B"/>
    <w:rsid w:val="00167B41"/>
    <w:rsid w:val="00170190"/>
    <w:rsid w:val="0017442A"/>
    <w:rsid w:val="001777B9"/>
    <w:rsid w:val="001827AF"/>
    <w:rsid w:val="00184A54"/>
    <w:rsid w:val="0018536D"/>
    <w:rsid w:val="00190070"/>
    <w:rsid w:val="0019198E"/>
    <w:rsid w:val="00191D19"/>
    <w:rsid w:val="0019239A"/>
    <w:rsid w:val="00192671"/>
    <w:rsid w:val="00192CC5"/>
    <w:rsid w:val="00193E4A"/>
    <w:rsid w:val="0019508D"/>
    <w:rsid w:val="00197508"/>
    <w:rsid w:val="001A1A80"/>
    <w:rsid w:val="001A56AF"/>
    <w:rsid w:val="001A72A8"/>
    <w:rsid w:val="001A781B"/>
    <w:rsid w:val="001B087E"/>
    <w:rsid w:val="001B1363"/>
    <w:rsid w:val="001B1B54"/>
    <w:rsid w:val="001B48A6"/>
    <w:rsid w:val="001B5740"/>
    <w:rsid w:val="001C3C3A"/>
    <w:rsid w:val="001C654D"/>
    <w:rsid w:val="001C7B3C"/>
    <w:rsid w:val="001D053E"/>
    <w:rsid w:val="001D0579"/>
    <w:rsid w:val="001D2132"/>
    <w:rsid w:val="001D489C"/>
    <w:rsid w:val="001D6D78"/>
    <w:rsid w:val="001E1BA5"/>
    <w:rsid w:val="001E2571"/>
    <w:rsid w:val="001E2D89"/>
    <w:rsid w:val="001E4AB5"/>
    <w:rsid w:val="001E5248"/>
    <w:rsid w:val="001E6059"/>
    <w:rsid w:val="001E6B68"/>
    <w:rsid w:val="001E6BF9"/>
    <w:rsid w:val="001F1B7C"/>
    <w:rsid w:val="001F2EB8"/>
    <w:rsid w:val="001F3614"/>
    <w:rsid w:val="001F6911"/>
    <w:rsid w:val="00200D53"/>
    <w:rsid w:val="00202CFE"/>
    <w:rsid w:val="00203902"/>
    <w:rsid w:val="00203EFD"/>
    <w:rsid w:val="00207C18"/>
    <w:rsid w:val="0021392E"/>
    <w:rsid w:val="002153E1"/>
    <w:rsid w:val="00216ADA"/>
    <w:rsid w:val="00216CA0"/>
    <w:rsid w:val="00220468"/>
    <w:rsid w:val="00222219"/>
    <w:rsid w:val="002244DB"/>
    <w:rsid w:val="0022472B"/>
    <w:rsid w:val="002270E1"/>
    <w:rsid w:val="00227692"/>
    <w:rsid w:val="0023096C"/>
    <w:rsid w:val="00231449"/>
    <w:rsid w:val="00231CED"/>
    <w:rsid w:val="00234A63"/>
    <w:rsid w:val="00235B11"/>
    <w:rsid w:val="00236C22"/>
    <w:rsid w:val="00242576"/>
    <w:rsid w:val="002458E9"/>
    <w:rsid w:val="00245D02"/>
    <w:rsid w:val="002507A4"/>
    <w:rsid w:val="00251B45"/>
    <w:rsid w:val="0025257F"/>
    <w:rsid w:val="0025310A"/>
    <w:rsid w:val="00263978"/>
    <w:rsid w:val="00267F3C"/>
    <w:rsid w:val="00273572"/>
    <w:rsid w:val="00275257"/>
    <w:rsid w:val="0027664B"/>
    <w:rsid w:val="00276A45"/>
    <w:rsid w:val="002770D2"/>
    <w:rsid w:val="002804CF"/>
    <w:rsid w:val="00280B25"/>
    <w:rsid w:val="00283523"/>
    <w:rsid w:val="00284A73"/>
    <w:rsid w:val="00285A62"/>
    <w:rsid w:val="00290768"/>
    <w:rsid w:val="00291FCB"/>
    <w:rsid w:val="00293B7F"/>
    <w:rsid w:val="00294C76"/>
    <w:rsid w:val="002956A0"/>
    <w:rsid w:val="00297235"/>
    <w:rsid w:val="002A0B1E"/>
    <w:rsid w:val="002A2A4D"/>
    <w:rsid w:val="002A32E4"/>
    <w:rsid w:val="002A3CB9"/>
    <w:rsid w:val="002A480B"/>
    <w:rsid w:val="002A58C9"/>
    <w:rsid w:val="002A5AFA"/>
    <w:rsid w:val="002A7653"/>
    <w:rsid w:val="002A7ED5"/>
    <w:rsid w:val="002B03AC"/>
    <w:rsid w:val="002B35C1"/>
    <w:rsid w:val="002B472E"/>
    <w:rsid w:val="002B5D6F"/>
    <w:rsid w:val="002B618D"/>
    <w:rsid w:val="002C0B88"/>
    <w:rsid w:val="002C35F7"/>
    <w:rsid w:val="002C4864"/>
    <w:rsid w:val="002C691A"/>
    <w:rsid w:val="002D0FD3"/>
    <w:rsid w:val="002D23CD"/>
    <w:rsid w:val="002D2E13"/>
    <w:rsid w:val="002D3E0B"/>
    <w:rsid w:val="002D3F3D"/>
    <w:rsid w:val="002D4863"/>
    <w:rsid w:val="002D4C70"/>
    <w:rsid w:val="002D5617"/>
    <w:rsid w:val="002D58F2"/>
    <w:rsid w:val="002D5C6B"/>
    <w:rsid w:val="002D7D6E"/>
    <w:rsid w:val="002E2BE7"/>
    <w:rsid w:val="002E3768"/>
    <w:rsid w:val="002E4655"/>
    <w:rsid w:val="002E4E2B"/>
    <w:rsid w:val="002E5F17"/>
    <w:rsid w:val="002F03BC"/>
    <w:rsid w:val="002F049E"/>
    <w:rsid w:val="002F68A7"/>
    <w:rsid w:val="00301A0B"/>
    <w:rsid w:val="003033AB"/>
    <w:rsid w:val="0030405F"/>
    <w:rsid w:val="00306383"/>
    <w:rsid w:val="003065F6"/>
    <w:rsid w:val="00311631"/>
    <w:rsid w:val="003120F7"/>
    <w:rsid w:val="0031486C"/>
    <w:rsid w:val="00317340"/>
    <w:rsid w:val="003200DA"/>
    <w:rsid w:val="0032232F"/>
    <w:rsid w:val="003224B0"/>
    <w:rsid w:val="00323844"/>
    <w:rsid w:val="00325024"/>
    <w:rsid w:val="00326B8C"/>
    <w:rsid w:val="003274BE"/>
    <w:rsid w:val="00330000"/>
    <w:rsid w:val="00330B91"/>
    <w:rsid w:val="0033372B"/>
    <w:rsid w:val="00340989"/>
    <w:rsid w:val="00343D55"/>
    <w:rsid w:val="00343F3A"/>
    <w:rsid w:val="00346A1B"/>
    <w:rsid w:val="0035223F"/>
    <w:rsid w:val="00352368"/>
    <w:rsid w:val="00353B0D"/>
    <w:rsid w:val="00356B69"/>
    <w:rsid w:val="00356C2F"/>
    <w:rsid w:val="00357B17"/>
    <w:rsid w:val="00360269"/>
    <w:rsid w:val="00365D80"/>
    <w:rsid w:val="0036786E"/>
    <w:rsid w:val="0037250C"/>
    <w:rsid w:val="0037322F"/>
    <w:rsid w:val="00373A98"/>
    <w:rsid w:val="00374553"/>
    <w:rsid w:val="00375406"/>
    <w:rsid w:val="003757A6"/>
    <w:rsid w:val="003775D2"/>
    <w:rsid w:val="0037760F"/>
    <w:rsid w:val="00377DCF"/>
    <w:rsid w:val="003838EC"/>
    <w:rsid w:val="00383CCB"/>
    <w:rsid w:val="00387752"/>
    <w:rsid w:val="00393203"/>
    <w:rsid w:val="00393E33"/>
    <w:rsid w:val="00394FB0"/>
    <w:rsid w:val="00397ED5"/>
    <w:rsid w:val="003A76C8"/>
    <w:rsid w:val="003B10CC"/>
    <w:rsid w:val="003B15D2"/>
    <w:rsid w:val="003B1BC4"/>
    <w:rsid w:val="003B303F"/>
    <w:rsid w:val="003B3B9F"/>
    <w:rsid w:val="003C096D"/>
    <w:rsid w:val="003C0D08"/>
    <w:rsid w:val="003C12D0"/>
    <w:rsid w:val="003C2521"/>
    <w:rsid w:val="003C2F7A"/>
    <w:rsid w:val="003C5C19"/>
    <w:rsid w:val="003C5EA8"/>
    <w:rsid w:val="003D06AC"/>
    <w:rsid w:val="003D191F"/>
    <w:rsid w:val="003D1A88"/>
    <w:rsid w:val="003D4399"/>
    <w:rsid w:val="003D770A"/>
    <w:rsid w:val="003E1934"/>
    <w:rsid w:val="003E58C1"/>
    <w:rsid w:val="003F2A2C"/>
    <w:rsid w:val="003F5055"/>
    <w:rsid w:val="003F75AB"/>
    <w:rsid w:val="00402D48"/>
    <w:rsid w:val="00403420"/>
    <w:rsid w:val="00404B6B"/>
    <w:rsid w:val="00404BE0"/>
    <w:rsid w:val="00404E78"/>
    <w:rsid w:val="00406F26"/>
    <w:rsid w:val="004074D8"/>
    <w:rsid w:val="00411408"/>
    <w:rsid w:val="00411DEB"/>
    <w:rsid w:val="00414645"/>
    <w:rsid w:val="00415CB3"/>
    <w:rsid w:val="00416C6D"/>
    <w:rsid w:val="004174F1"/>
    <w:rsid w:val="004207D8"/>
    <w:rsid w:val="0042119E"/>
    <w:rsid w:val="00424B27"/>
    <w:rsid w:val="004254FC"/>
    <w:rsid w:val="00425EC9"/>
    <w:rsid w:val="00425EF1"/>
    <w:rsid w:val="00426783"/>
    <w:rsid w:val="00427429"/>
    <w:rsid w:val="00427436"/>
    <w:rsid w:val="0042789F"/>
    <w:rsid w:val="00431846"/>
    <w:rsid w:val="00432A31"/>
    <w:rsid w:val="00433106"/>
    <w:rsid w:val="00433BB8"/>
    <w:rsid w:val="0043441C"/>
    <w:rsid w:val="004354A4"/>
    <w:rsid w:val="00436CD7"/>
    <w:rsid w:val="00440D37"/>
    <w:rsid w:val="0044180D"/>
    <w:rsid w:val="0044197B"/>
    <w:rsid w:val="00441B95"/>
    <w:rsid w:val="004442E2"/>
    <w:rsid w:val="004446A3"/>
    <w:rsid w:val="0044674B"/>
    <w:rsid w:val="004510FD"/>
    <w:rsid w:val="00451DA0"/>
    <w:rsid w:val="00452BDB"/>
    <w:rsid w:val="004533DE"/>
    <w:rsid w:val="00453B6D"/>
    <w:rsid w:val="004570DD"/>
    <w:rsid w:val="00460459"/>
    <w:rsid w:val="00460613"/>
    <w:rsid w:val="00460A6D"/>
    <w:rsid w:val="00462345"/>
    <w:rsid w:val="004631FD"/>
    <w:rsid w:val="0046332A"/>
    <w:rsid w:val="00463860"/>
    <w:rsid w:val="00464042"/>
    <w:rsid w:val="00464E68"/>
    <w:rsid w:val="0046501B"/>
    <w:rsid w:val="00466FB4"/>
    <w:rsid w:val="00467C4E"/>
    <w:rsid w:val="00467CB2"/>
    <w:rsid w:val="004738A4"/>
    <w:rsid w:val="0047550A"/>
    <w:rsid w:val="004819A0"/>
    <w:rsid w:val="00483D54"/>
    <w:rsid w:val="0048488A"/>
    <w:rsid w:val="004852DE"/>
    <w:rsid w:val="00485E9D"/>
    <w:rsid w:val="00486806"/>
    <w:rsid w:val="00487C8A"/>
    <w:rsid w:val="00491B48"/>
    <w:rsid w:val="004938C0"/>
    <w:rsid w:val="0049444F"/>
    <w:rsid w:val="004948D0"/>
    <w:rsid w:val="004A0D6E"/>
    <w:rsid w:val="004A1BA2"/>
    <w:rsid w:val="004A4701"/>
    <w:rsid w:val="004A47C8"/>
    <w:rsid w:val="004A4862"/>
    <w:rsid w:val="004A4CDD"/>
    <w:rsid w:val="004A4DF9"/>
    <w:rsid w:val="004A4EDA"/>
    <w:rsid w:val="004A7A88"/>
    <w:rsid w:val="004B14C0"/>
    <w:rsid w:val="004B1699"/>
    <w:rsid w:val="004B2BC5"/>
    <w:rsid w:val="004B3251"/>
    <w:rsid w:val="004B365C"/>
    <w:rsid w:val="004B65AD"/>
    <w:rsid w:val="004B75E7"/>
    <w:rsid w:val="004C01FA"/>
    <w:rsid w:val="004C0449"/>
    <w:rsid w:val="004C127B"/>
    <w:rsid w:val="004C1BC2"/>
    <w:rsid w:val="004C1C79"/>
    <w:rsid w:val="004C3737"/>
    <w:rsid w:val="004C38EA"/>
    <w:rsid w:val="004D0612"/>
    <w:rsid w:val="004D0644"/>
    <w:rsid w:val="004D1404"/>
    <w:rsid w:val="004D1F7A"/>
    <w:rsid w:val="004D2070"/>
    <w:rsid w:val="004D27F3"/>
    <w:rsid w:val="004D2E91"/>
    <w:rsid w:val="004D3A4A"/>
    <w:rsid w:val="004D3AE0"/>
    <w:rsid w:val="004D671F"/>
    <w:rsid w:val="004D6949"/>
    <w:rsid w:val="004D6EDB"/>
    <w:rsid w:val="004E059C"/>
    <w:rsid w:val="004E29D9"/>
    <w:rsid w:val="004E306C"/>
    <w:rsid w:val="004E4DE8"/>
    <w:rsid w:val="004E5CB1"/>
    <w:rsid w:val="004E6668"/>
    <w:rsid w:val="004E67BF"/>
    <w:rsid w:val="004E7D06"/>
    <w:rsid w:val="004F2278"/>
    <w:rsid w:val="004F2A27"/>
    <w:rsid w:val="005002D6"/>
    <w:rsid w:val="0050170E"/>
    <w:rsid w:val="00502647"/>
    <w:rsid w:val="005027A4"/>
    <w:rsid w:val="00502D6C"/>
    <w:rsid w:val="005035BD"/>
    <w:rsid w:val="0050503B"/>
    <w:rsid w:val="0050676A"/>
    <w:rsid w:val="00506E07"/>
    <w:rsid w:val="005127AF"/>
    <w:rsid w:val="0051489E"/>
    <w:rsid w:val="005163B2"/>
    <w:rsid w:val="0052134D"/>
    <w:rsid w:val="00522C04"/>
    <w:rsid w:val="00522C4C"/>
    <w:rsid w:val="00522ED8"/>
    <w:rsid w:val="00525101"/>
    <w:rsid w:val="00525588"/>
    <w:rsid w:val="00526114"/>
    <w:rsid w:val="0052763A"/>
    <w:rsid w:val="005279D8"/>
    <w:rsid w:val="00527B1B"/>
    <w:rsid w:val="005303F2"/>
    <w:rsid w:val="00531166"/>
    <w:rsid w:val="005334F3"/>
    <w:rsid w:val="00534320"/>
    <w:rsid w:val="0053528B"/>
    <w:rsid w:val="00535542"/>
    <w:rsid w:val="00535BA0"/>
    <w:rsid w:val="00536B93"/>
    <w:rsid w:val="00541469"/>
    <w:rsid w:val="005426BD"/>
    <w:rsid w:val="00545B71"/>
    <w:rsid w:val="00550FFE"/>
    <w:rsid w:val="00552455"/>
    <w:rsid w:val="00552824"/>
    <w:rsid w:val="0055479B"/>
    <w:rsid w:val="00556AF6"/>
    <w:rsid w:val="00556D92"/>
    <w:rsid w:val="00557327"/>
    <w:rsid w:val="005614D4"/>
    <w:rsid w:val="0056435A"/>
    <w:rsid w:val="005655A1"/>
    <w:rsid w:val="00565990"/>
    <w:rsid w:val="00570F24"/>
    <w:rsid w:val="005724F9"/>
    <w:rsid w:val="0057311B"/>
    <w:rsid w:val="00573634"/>
    <w:rsid w:val="00574065"/>
    <w:rsid w:val="005740EB"/>
    <w:rsid w:val="0058129C"/>
    <w:rsid w:val="005819C4"/>
    <w:rsid w:val="0058376A"/>
    <w:rsid w:val="005840C8"/>
    <w:rsid w:val="00585823"/>
    <w:rsid w:val="00586044"/>
    <w:rsid w:val="00587955"/>
    <w:rsid w:val="00590CEC"/>
    <w:rsid w:val="00595378"/>
    <w:rsid w:val="00595D25"/>
    <w:rsid w:val="00595E5B"/>
    <w:rsid w:val="00596592"/>
    <w:rsid w:val="00596ADF"/>
    <w:rsid w:val="00596F08"/>
    <w:rsid w:val="005A0C35"/>
    <w:rsid w:val="005A447F"/>
    <w:rsid w:val="005A4BC2"/>
    <w:rsid w:val="005A6035"/>
    <w:rsid w:val="005A7809"/>
    <w:rsid w:val="005B28B3"/>
    <w:rsid w:val="005B2A36"/>
    <w:rsid w:val="005B4DDE"/>
    <w:rsid w:val="005B6085"/>
    <w:rsid w:val="005C041D"/>
    <w:rsid w:val="005C367C"/>
    <w:rsid w:val="005C7424"/>
    <w:rsid w:val="005D321B"/>
    <w:rsid w:val="005D3E8D"/>
    <w:rsid w:val="005D7163"/>
    <w:rsid w:val="005E0E21"/>
    <w:rsid w:val="005E62AC"/>
    <w:rsid w:val="005F107A"/>
    <w:rsid w:val="005F1BB0"/>
    <w:rsid w:val="005F2EEB"/>
    <w:rsid w:val="005F5082"/>
    <w:rsid w:val="005F71C1"/>
    <w:rsid w:val="005F7AA8"/>
    <w:rsid w:val="005F7DAD"/>
    <w:rsid w:val="0060010D"/>
    <w:rsid w:val="00600D51"/>
    <w:rsid w:val="0060261D"/>
    <w:rsid w:val="0060282D"/>
    <w:rsid w:val="00602D14"/>
    <w:rsid w:val="006042AB"/>
    <w:rsid w:val="006053D7"/>
    <w:rsid w:val="00607287"/>
    <w:rsid w:val="00607E04"/>
    <w:rsid w:val="00607E6E"/>
    <w:rsid w:val="0061024A"/>
    <w:rsid w:val="00613D7C"/>
    <w:rsid w:val="006153BF"/>
    <w:rsid w:val="006215FD"/>
    <w:rsid w:val="0062317E"/>
    <w:rsid w:val="00624365"/>
    <w:rsid w:val="00625BE5"/>
    <w:rsid w:val="0062639B"/>
    <w:rsid w:val="006266F7"/>
    <w:rsid w:val="00627941"/>
    <w:rsid w:val="00627E7F"/>
    <w:rsid w:val="0063192D"/>
    <w:rsid w:val="00632F47"/>
    <w:rsid w:val="00632F49"/>
    <w:rsid w:val="006333B7"/>
    <w:rsid w:val="00634558"/>
    <w:rsid w:val="00634860"/>
    <w:rsid w:val="00634B85"/>
    <w:rsid w:val="00634F10"/>
    <w:rsid w:val="00635D9B"/>
    <w:rsid w:val="00637703"/>
    <w:rsid w:val="00637F1C"/>
    <w:rsid w:val="00641C1F"/>
    <w:rsid w:val="00641F80"/>
    <w:rsid w:val="0064208A"/>
    <w:rsid w:val="00644F28"/>
    <w:rsid w:val="00645306"/>
    <w:rsid w:val="006464C7"/>
    <w:rsid w:val="0064682F"/>
    <w:rsid w:val="0064701B"/>
    <w:rsid w:val="0065507C"/>
    <w:rsid w:val="00662DF6"/>
    <w:rsid w:val="00663976"/>
    <w:rsid w:val="00666010"/>
    <w:rsid w:val="00666E87"/>
    <w:rsid w:val="00667FCA"/>
    <w:rsid w:val="00670DC2"/>
    <w:rsid w:val="00670FEA"/>
    <w:rsid w:val="00676B59"/>
    <w:rsid w:val="006803CB"/>
    <w:rsid w:val="00680B86"/>
    <w:rsid w:val="00681E8C"/>
    <w:rsid w:val="0068373F"/>
    <w:rsid w:val="00684EED"/>
    <w:rsid w:val="006858B9"/>
    <w:rsid w:val="00686EA4"/>
    <w:rsid w:val="006945C1"/>
    <w:rsid w:val="0069539B"/>
    <w:rsid w:val="00696C64"/>
    <w:rsid w:val="00697538"/>
    <w:rsid w:val="006975EF"/>
    <w:rsid w:val="006A1B35"/>
    <w:rsid w:val="006A22A5"/>
    <w:rsid w:val="006A2C35"/>
    <w:rsid w:val="006A2F8B"/>
    <w:rsid w:val="006A38DF"/>
    <w:rsid w:val="006A6506"/>
    <w:rsid w:val="006A778F"/>
    <w:rsid w:val="006B114C"/>
    <w:rsid w:val="006B214F"/>
    <w:rsid w:val="006B3232"/>
    <w:rsid w:val="006B3B5C"/>
    <w:rsid w:val="006B434E"/>
    <w:rsid w:val="006B4B3F"/>
    <w:rsid w:val="006B4C21"/>
    <w:rsid w:val="006B57B8"/>
    <w:rsid w:val="006C25A5"/>
    <w:rsid w:val="006C3241"/>
    <w:rsid w:val="006C4D68"/>
    <w:rsid w:val="006C5503"/>
    <w:rsid w:val="006C6E86"/>
    <w:rsid w:val="006C7289"/>
    <w:rsid w:val="006C791E"/>
    <w:rsid w:val="006D3251"/>
    <w:rsid w:val="006E03DE"/>
    <w:rsid w:val="006E11C6"/>
    <w:rsid w:val="006E2730"/>
    <w:rsid w:val="006E4910"/>
    <w:rsid w:val="006E6238"/>
    <w:rsid w:val="006E630B"/>
    <w:rsid w:val="006E667B"/>
    <w:rsid w:val="006E77F3"/>
    <w:rsid w:val="006F1887"/>
    <w:rsid w:val="006F2198"/>
    <w:rsid w:val="006F4C3A"/>
    <w:rsid w:val="006F5C54"/>
    <w:rsid w:val="006F6E7C"/>
    <w:rsid w:val="007011EA"/>
    <w:rsid w:val="007014CA"/>
    <w:rsid w:val="00701626"/>
    <w:rsid w:val="00701E01"/>
    <w:rsid w:val="0070260C"/>
    <w:rsid w:val="00702B4C"/>
    <w:rsid w:val="00703B8C"/>
    <w:rsid w:val="00704481"/>
    <w:rsid w:val="00704DA0"/>
    <w:rsid w:val="007065A2"/>
    <w:rsid w:val="00706BF5"/>
    <w:rsid w:val="0071377A"/>
    <w:rsid w:val="007154C5"/>
    <w:rsid w:val="00715601"/>
    <w:rsid w:val="00715A2B"/>
    <w:rsid w:val="007177E4"/>
    <w:rsid w:val="00721FD1"/>
    <w:rsid w:val="0072252A"/>
    <w:rsid w:val="007271F5"/>
    <w:rsid w:val="00730702"/>
    <w:rsid w:val="007308AD"/>
    <w:rsid w:val="00732922"/>
    <w:rsid w:val="007334B9"/>
    <w:rsid w:val="00733822"/>
    <w:rsid w:val="00734933"/>
    <w:rsid w:val="0073613E"/>
    <w:rsid w:val="007370DF"/>
    <w:rsid w:val="00740F05"/>
    <w:rsid w:val="00742026"/>
    <w:rsid w:val="0074341D"/>
    <w:rsid w:val="00744866"/>
    <w:rsid w:val="0074643B"/>
    <w:rsid w:val="00746674"/>
    <w:rsid w:val="00747262"/>
    <w:rsid w:val="007473C9"/>
    <w:rsid w:val="00747503"/>
    <w:rsid w:val="00747EA2"/>
    <w:rsid w:val="0075099B"/>
    <w:rsid w:val="0075226A"/>
    <w:rsid w:val="0075266A"/>
    <w:rsid w:val="0075590D"/>
    <w:rsid w:val="00755A3F"/>
    <w:rsid w:val="00755F55"/>
    <w:rsid w:val="00757F43"/>
    <w:rsid w:val="00760629"/>
    <w:rsid w:val="00762A53"/>
    <w:rsid w:val="007634D8"/>
    <w:rsid w:val="0076429D"/>
    <w:rsid w:val="007644B5"/>
    <w:rsid w:val="007660A9"/>
    <w:rsid w:val="00766A84"/>
    <w:rsid w:val="00770030"/>
    <w:rsid w:val="00770688"/>
    <w:rsid w:val="007724B5"/>
    <w:rsid w:val="00774834"/>
    <w:rsid w:val="00783C88"/>
    <w:rsid w:val="00784499"/>
    <w:rsid w:val="00786A45"/>
    <w:rsid w:val="007878FA"/>
    <w:rsid w:val="00791371"/>
    <w:rsid w:val="00792056"/>
    <w:rsid w:val="007928BF"/>
    <w:rsid w:val="00792951"/>
    <w:rsid w:val="00792D95"/>
    <w:rsid w:val="007930C0"/>
    <w:rsid w:val="00794662"/>
    <w:rsid w:val="0079502C"/>
    <w:rsid w:val="007A1683"/>
    <w:rsid w:val="007A3C8F"/>
    <w:rsid w:val="007A6031"/>
    <w:rsid w:val="007B1EE4"/>
    <w:rsid w:val="007B3A86"/>
    <w:rsid w:val="007B579A"/>
    <w:rsid w:val="007B6686"/>
    <w:rsid w:val="007B6EE8"/>
    <w:rsid w:val="007C5C1A"/>
    <w:rsid w:val="007C7319"/>
    <w:rsid w:val="007D0035"/>
    <w:rsid w:val="007D0885"/>
    <w:rsid w:val="007D2639"/>
    <w:rsid w:val="007D31FF"/>
    <w:rsid w:val="007D4ACB"/>
    <w:rsid w:val="007D6C30"/>
    <w:rsid w:val="007E2075"/>
    <w:rsid w:val="007E27CA"/>
    <w:rsid w:val="007E5AE6"/>
    <w:rsid w:val="007E61F9"/>
    <w:rsid w:val="007E692C"/>
    <w:rsid w:val="007E6FEA"/>
    <w:rsid w:val="007F082A"/>
    <w:rsid w:val="007F4DD2"/>
    <w:rsid w:val="007F6A1B"/>
    <w:rsid w:val="007F7BED"/>
    <w:rsid w:val="008014E2"/>
    <w:rsid w:val="008035ED"/>
    <w:rsid w:val="00804B7D"/>
    <w:rsid w:val="00806BFE"/>
    <w:rsid w:val="008118FD"/>
    <w:rsid w:val="00811B2D"/>
    <w:rsid w:val="00811F15"/>
    <w:rsid w:val="0081202B"/>
    <w:rsid w:val="00815411"/>
    <w:rsid w:val="00817381"/>
    <w:rsid w:val="008223B7"/>
    <w:rsid w:val="0083092A"/>
    <w:rsid w:val="00834640"/>
    <w:rsid w:val="00835EE2"/>
    <w:rsid w:val="00837740"/>
    <w:rsid w:val="00837996"/>
    <w:rsid w:val="008402D1"/>
    <w:rsid w:val="00842003"/>
    <w:rsid w:val="008421E1"/>
    <w:rsid w:val="00843AF6"/>
    <w:rsid w:val="00844593"/>
    <w:rsid w:val="008459AF"/>
    <w:rsid w:val="00845F4D"/>
    <w:rsid w:val="00846263"/>
    <w:rsid w:val="00846820"/>
    <w:rsid w:val="00851874"/>
    <w:rsid w:val="00852152"/>
    <w:rsid w:val="00860AC2"/>
    <w:rsid w:val="00860DF6"/>
    <w:rsid w:val="008612E3"/>
    <w:rsid w:val="008626C7"/>
    <w:rsid w:val="00864672"/>
    <w:rsid w:val="00865297"/>
    <w:rsid w:val="00866B38"/>
    <w:rsid w:val="00871626"/>
    <w:rsid w:val="00872BDD"/>
    <w:rsid w:val="00873D48"/>
    <w:rsid w:val="008760BE"/>
    <w:rsid w:val="008769FA"/>
    <w:rsid w:val="00877043"/>
    <w:rsid w:val="00877F92"/>
    <w:rsid w:val="00881ACE"/>
    <w:rsid w:val="0088375C"/>
    <w:rsid w:val="0088433D"/>
    <w:rsid w:val="00885A46"/>
    <w:rsid w:val="00885D21"/>
    <w:rsid w:val="00886303"/>
    <w:rsid w:val="0088798A"/>
    <w:rsid w:val="00890443"/>
    <w:rsid w:val="00891130"/>
    <w:rsid w:val="0089208E"/>
    <w:rsid w:val="00892684"/>
    <w:rsid w:val="00896CCC"/>
    <w:rsid w:val="008A076E"/>
    <w:rsid w:val="008A084F"/>
    <w:rsid w:val="008A239D"/>
    <w:rsid w:val="008A4D3F"/>
    <w:rsid w:val="008A644D"/>
    <w:rsid w:val="008B03CB"/>
    <w:rsid w:val="008B2D04"/>
    <w:rsid w:val="008B4760"/>
    <w:rsid w:val="008B4C6B"/>
    <w:rsid w:val="008B63F4"/>
    <w:rsid w:val="008B6C45"/>
    <w:rsid w:val="008C059F"/>
    <w:rsid w:val="008C1895"/>
    <w:rsid w:val="008C2DCA"/>
    <w:rsid w:val="008C4475"/>
    <w:rsid w:val="008C6E60"/>
    <w:rsid w:val="008E111A"/>
    <w:rsid w:val="008E1525"/>
    <w:rsid w:val="008E4966"/>
    <w:rsid w:val="008E5B6E"/>
    <w:rsid w:val="008E6A05"/>
    <w:rsid w:val="008E72CF"/>
    <w:rsid w:val="008F271C"/>
    <w:rsid w:val="008F3E9E"/>
    <w:rsid w:val="008F5A9D"/>
    <w:rsid w:val="008F77C7"/>
    <w:rsid w:val="008F7F3B"/>
    <w:rsid w:val="00901FC3"/>
    <w:rsid w:val="00906872"/>
    <w:rsid w:val="00906B6A"/>
    <w:rsid w:val="0091092F"/>
    <w:rsid w:val="009111EA"/>
    <w:rsid w:val="00911D67"/>
    <w:rsid w:val="00912CBD"/>
    <w:rsid w:val="00914CF2"/>
    <w:rsid w:val="00915AD0"/>
    <w:rsid w:val="00916103"/>
    <w:rsid w:val="00916241"/>
    <w:rsid w:val="0092170C"/>
    <w:rsid w:val="009219A8"/>
    <w:rsid w:val="00922435"/>
    <w:rsid w:val="00924F33"/>
    <w:rsid w:val="0092716B"/>
    <w:rsid w:val="009278C3"/>
    <w:rsid w:val="00927F1E"/>
    <w:rsid w:val="00930DD5"/>
    <w:rsid w:val="00931726"/>
    <w:rsid w:val="00933B59"/>
    <w:rsid w:val="009369DF"/>
    <w:rsid w:val="009373F4"/>
    <w:rsid w:val="00940724"/>
    <w:rsid w:val="00943245"/>
    <w:rsid w:val="00944804"/>
    <w:rsid w:val="00945AA4"/>
    <w:rsid w:val="00951A03"/>
    <w:rsid w:val="00953144"/>
    <w:rsid w:val="00953C6A"/>
    <w:rsid w:val="00967374"/>
    <w:rsid w:val="0097180A"/>
    <w:rsid w:val="00971C17"/>
    <w:rsid w:val="00973868"/>
    <w:rsid w:val="00975906"/>
    <w:rsid w:val="00975F2D"/>
    <w:rsid w:val="00977BA2"/>
    <w:rsid w:val="00981DCA"/>
    <w:rsid w:val="00983E74"/>
    <w:rsid w:val="00984571"/>
    <w:rsid w:val="00984A90"/>
    <w:rsid w:val="0098583E"/>
    <w:rsid w:val="00987C61"/>
    <w:rsid w:val="0099017A"/>
    <w:rsid w:val="00990A66"/>
    <w:rsid w:val="00992CB4"/>
    <w:rsid w:val="009949F3"/>
    <w:rsid w:val="00995157"/>
    <w:rsid w:val="009A0B1A"/>
    <w:rsid w:val="009A0F5E"/>
    <w:rsid w:val="009A1E20"/>
    <w:rsid w:val="009A21DB"/>
    <w:rsid w:val="009A332C"/>
    <w:rsid w:val="009A442D"/>
    <w:rsid w:val="009A5BC0"/>
    <w:rsid w:val="009A689E"/>
    <w:rsid w:val="009A7A5B"/>
    <w:rsid w:val="009B259C"/>
    <w:rsid w:val="009B2C23"/>
    <w:rsid w:val="009B3CFC"/>
    <w:rsid w:val="009B5BCB"/>
    <w:rsid w:val="009B6AD1"/>
    <w:rsid w:val="009B7A5F"/>
    <w:rsid w:val="009C1171"/>
    <w:rsid w:val="009C15C0"/>
    <w:rsid w:val="009C3137"/>
    <w:rsid w:val="009C4F4B"/>
    <w:rsid w:val="009C6814"/>
    <w:rsid w:val="009D0E64"/>
    <w:rsid w:val="009D1028"/>
    <w:rsid w:val="009D1119"/>
    <w:rsid w:val="009D218D"/>
    <w:rsid w:val="009D710D"/>
    <w:rsid w:val="009E2E30"/>
    <w:rsid w:val="009E329E"/>
    <w:rsid w:val="009E3396"/>
    <w:rsid w:val="009E4F12"/>
    <w:rsid w:val="009E6AC3"/>
    <w:rsid w:val="009E708E"/>
    <w:rsid w:val="009E7E3D"/>
    <w:rsid w:val="009F1008"/>
    <w:rsid w:val="009F2A6F"/>
    <w:rsid w:val="009F36DC"/>
    <w:rsid w:val="009F3D71"/>
    <w:rsid w:val="009F4229"/>
    <w:rsid w:val="00A06AA5"/>
    <w:rsid w:val="00A07750"/>
    <w:rsid w:val="00A11588"/>
    <w:rsid w:val="00A1334A"/>
    <w:rsid w:val="00A136A7"/>
    <w:rsid w:val="00A20EB8"/>
    <w:rsid w:val="00A2126D"/>
    <w:rsid w:val="00A242FA"/>
    <w:rsid w:val="00A243CB"/>
    <w:rsid w:val="00A25CF2"/>
    <w:rsid w:val="00A27315"/>
    <w:rsid w:val="00A31DB5"/>
    <w:rsid w:val="00A328CA"/>
    <w:rsid w:val="00A343B5"/>
    <w:rsid w:val="00A353CF"/>
    <w:rsid w:val="00A355AA"/>
    <w:rsid w:val="00A35602"/>
    <w:rsid w:val="00A3678B"/>
    <w:rsid w:val="00A36CB5"/>
    <w:rsid w:val="00A3747B"/>
    <w:rsid w:val="00A401E3"/>
    <w:rsid w:val="00A41553"/>
    <w:rsid w:val="00A41D64"/>
    <w:rsid w:val="00A43B66"/>
    <w:rsid w:val="00A43BDC"/>
    <w:rsid w:val="00A45EE9"/>
    <w:rsid w:val="00A45F64"/>
    <w:rsid w:val="00A462AB"/>
    <w:rsid w:val="00A47BBF"/>
    <w:rsid w:val="00A47EB5"/>
    <w:rsid w:val="00A505D9"/>
    <w:rsid w:val="00A516F7"/>
    <w:rsid w:val="00A519C9"/>
    <w:rsid w:val="00A524A4"/>
    <w:rsid w:val="00A5390D"/>
    <w:rsid w:val="00A5431B"/>
    <w:rsid w:val="00A549B3"/>
    <w:rsid w:val="00A55523"/>
    <w:rsid w:val="00A55E52"/>
    <w:rsid w:val="00A62F4E"/>
    <w:rsid w:val="00A64448"/>
    <w:rsid w:val="00A66E0B"/>
    <w:rsid w:val="00A67734"/>
    <w:rsid w:val="00A67D00"/>
    <w:rsid w:val="00A67D14"/>
    <w:rsid w:val="00A73892"/>
    <w:rsid w:val="00A75071"/>
    <w:rsid w:val="00A7562B"/>
    <w:rsid w:val="00A7654A"/>
    <w:rsid w:val="00A76F9F"/>
    <w:rsid w:val="00A80510"/>
    <w:rsid w:val="00A809B4"/>
    <w:rsid w:val="00A82917"/>
    <w:rsid w:val="00A82D40"/>
    <w:rsid w:val="00A82F26"/>
    <w:rsid w:val="00A8380F"/>
    <w:rsid w:val="00A83D24"/>
    <w:rsid w:val="00A83FF1"/>
    <w:rsid w:val="00A84521"/>
    <w:rsid w:val="00A85B8F"/>
    <w:rsid w:val="00A861C9"/>
    <w:rsid w:val="00A87001"/>
    <w:rsid w:val="00A90464"/>
    <w:rsid w:val="00A92747"/>
    <w:rsid w:val="00A971BE"/>
    <w:rsid w:val="00A976B0"/>
    <w:rsid w:val="00A97CB7"/>
    <w:rsid w:val="00AA1AAE"/>
    <w:rsid w:val="00AA1BFE"/>
    <w:rsid w:val="00AA2154"/>
    <w:rsid w:val="00AA6274"/>
    <w:rsid w:val="00AA6C5F"/>
    <w:rsid w:val="00AA6F91"/>
    <w:rsid w:val="00AA7BBA"/>
    <w:rsid w:val="00AB0EFE"/>
    <w:rsid w:val="00AB5F17"/>
    <w:rsid w:val="00AB6C99"/>
    <w:rsid w:val="00AC5C38"/>
    <w:rsid w:val="00AC6F9E"/>
    <w:rsid w:val="00AD1F70"/>
    <w:rsid w:val="00AD2CB1"/>
    <w:rsid w:val="00AD3C71"/>
    <w:rsid w:val="00AD5305"/>
    <w:rsid w:val="00AD6219"/>
    <w:rsid w:val="00AE04D8"/>
    <w:rsid w:val="00AE14C2"/>
    <w:rsid w:val="00AE2A86"/>
    <w:rsid w:val="00AE4694"/>
    <w:rsid w:val="00AE5219"/>
    <w:rsid w:val="00AE626F"/>
    <w:rsid w:val="00AF1474"/>
    <w:rsid w:val="00AF1964"/>
    <w:rsid w:val="00AF26BE"/>
    <w:rsid w:val="00AF549C"/>
    <w:rsid w:val="00AF5E60"/>
    <w:rsid w:val="00B00719"/>
    <w:rsid w:val="00B00E50"/>
    <w:rsid w:val="00B020ED"/>
    <w:rsid w:val="00B03CA4"/>
    <w:rsid w:val="00B04062"/>
    <w:rsid w:val="00B06D2C"/>
    <w:rsid w:val="00B12231"/>
    <w:rsid w:val="00B14340"/>
    <w:rsid w:val="00B161E3"/>
    <w:rsid w:val="00B16835"/>
    <w:rsid w:val="00B20798"/>
    <w:rsid w:val="00B211C5"/>
    <w:rsid w:val="00B2409A"/>
    <w:rsid w:val="00B24F84"/>
    <w:rsid w:val="00B26159"/>
    <w:rsid w:val="00B263FC"/>
    <w:rsid w:val="00B26483"/>
    <w:rsid w:val="00B27AD5"/>
    <w:rsid w:val="00B27BCE"/>
    <w:rsid w:val="00B30942"/>
    <w:rsid w:val="00B3106B"/>
    <w:rsid w:val="00B3378D"/>
    <w:rsid w:val="00B34BC9"/>
    <w:rsid w:val="00B34E8C"/>
    <w:rsid w:val="00B36AE5"/>
    <w:rsid w:val="00B37878"/>
    <w:rsid w:val="00B403A3"/>
    <w:rsid w:val="00B42EDD"/>
    <w:rsid w:val="00B432AC"/>
    <w:rsid w:val="00B45BCF"/>
    <w:rsid w:val="00B471D6"/>
    <w:rsid w:val="00B47463"/>
    <w:rsid w:val="00B50FE3"/>
    <w:rsid w:val="00B53A70"/>
    <w:rsid w:val="00B54284"/>
    <w:rsid w:val="00B56782"/>
    <w:rsid w:val="00B601BC"/>
    <w:rsid w:val="00B60E94"/>
    <w:rsid w:val="00B64685"/>
    <w:rsid w:val="00B67CB4"/>
    <w:rsid w:val="00B7038D"/>
    <w:rsid w:val="00B70CB2"/>
    <w:rsid w:val="00B719AC"/>
    <w:rsid w:val="00B73576"/>
    <w:rsid w:val="00B735DE"/>
    <w:rsid w:val="00B73DFC"/>
    <w:rsid w:val="00B75FBB"/>
    <w:rsid w:val="00B83FC2"/>
    <w:rsid w:val="00B84EDB"/>
    <w:rsid w:val="00B876DC"/>
    <w:rsid w:val="00B91C6A"/>
    <w:rsid w:val="00B925B8"/>
    <w:rsid w:val="00B939BA"/>
    <w:rsid w:val="00BA163B"/>
    <w:rsid w:val="00BA1791"/>
    <w:rsid w:val="00BA254D"/>
    <w:rsid w:val="00BA2F54"/>
    <w:rsid w:val="00BA3A7B"/>
    <w:rsid w:val="00BA5B6B"/>
    <w:rsid w:val="00BA5DF1"/>
    <w:rsid w:val="00BA7929"/>
    <w:rsid w:val="00BB42B5"/>
    <w:rsid w:val="00BB686D"/>
    <w:rsid w:val="00BB7FFC"/>
    <w:rsid w:val="00BC01AC"/>
    <w:rsid w:val="00BC53E0"/>
    <w:rsid w:val="00BC571D"/>
    <w:rsid w:val="00BC6AB0"/>
    <w:rsid w:val="00BC6CE7"/>
    <w:rsid w:val="00BC7032"/>
    <w:rsid w:val="00BD1159"/>
    <w:rsid w:val="00BD2AF7"/>
    <w:rsid w:val="00BD3E8B"/>
    <w:rsid w:val="00BD4217"/>
    <w:rsid w:val="00BD4C0E"/>
    <w:rsid w:val="00BD5FF4"/>
    <w:rsid w:val="00BD62CE"/>
    <w:rsid w:val="00BD7585"/>
    <w:rsid w:val="00BE31FC"/>
    <w:rsid w:val="00BE6674"/>
    <w:rsid w:val="00BF186A"/>
    <w:rsid w:val="00BF3189"/>
    <w:rsid w:val="00BF4522"/>
    <w:rsid w:val="00BF48B3"/>
    <w:rsid w:val="00BF4C2D"/>
    <w:rsid w:val="00BF5D12"/>
    <w:rsid w:val="00C01777"/>
    <w:rsid w:val="00C0387B"/>
    <w:rsid w:val="00C044A7"/>
    <w:rsid w:val="00C04577"/>
    <w:rsid w:val="00C05CEB"/>
    <w:rsid w:val="00C068E6"/>
    <w:rsid w:val="00C14976"/>
    <w:rsid w:val="00C162DA"/>
    <w:rsid w:val="00C16B6F"/>
    <w:rsid w:val="00C16F6D"/>
    <w:rsid w:val="00C2071A"/>
    <w:rsid w:val="00C20A63"/>
    <w:rsid w:val="00C218B4"/>
    <w:rsid w:val="00C22D27"/>
    <w:rsid w:val="00C22F94"/>
    <w:rsid w:val="00C23865"/>
    <w:rsid w:val="00C23E6C"/>
    <w:rsid w:val="00C2499D"/>
    <w:rsid w:val="00C25EF8"/>
    <w:rsid w:val="00C3058D"/>
    <w:rsid w:val="00C3288C"/>
    <w:rsid w:val="00C3356D"/>
    <w:rsid w:val="00C34F82"/>
    <w:rsid w:val="00C355F2"/>
    <w:rsid w:val="00C35AC2"/>
    <w:rsid w:val="00C40064"/>
    <w:rsid w:val="00C402C3"/>
    <w:rsid w:val="00C40E22"/>
    <w:rsid w:val="00C42120"/>
    <w:rsid w:val="00C4222C"/>
    <w:rsid w:val="00C428A6"/>
    <w:rsid w:val="00C451A5"/>
    <w:rsid w:val="00C455FB"/>
    <w:rsid w:val="00C46BA7"/>
    <w:rsid w:val="00C46BDB"/>
    <w:rsid w:val="00C46EDD"/>
    <w:rsid w:val="00C47CF1"/>
    <w:rsid w:val="00C47D5F"/>
    <w:rsid w:val="00C5287F"/>
    <w:rsid w:val="00C535A9"/>
    <w:rsid w:val="00C53F50"/>
    <w:rsid w:val="00C544D6"/>
    <w:rsid w:val="00C54C28"/>
    <w:rsid w:val="00C572CD"/>
    <w:rsid w:val="00C5751E"/>
    <w:rsid w:val="00C600DF"/>
    <w:rsid w:val="00C604BA"/>
    <w:rsid w:val="00C61062"/>
    <w:rsid w:val="00C61790"/>
    <w:rsid w:val="00C629DB"/>
    <w:rsid w:val="00C64469"/>
    <w:rsid w:val="00C67326"/>
    <w:rsid w:val="00C6791A"/>
    <w:rsid w:val="00C679F9"/>
    <w:rsid w:val="00C70AB6"/>
    <w:rsid w:val="00C711F5"/>
    <w:rsid w:val="00C71714"/>
    <w:rsid w:val="00C8128D"/>
    <w:rsid w:val="00C813EC"/>
    <w:rsid w:val="00C8350E"/>
    <w:rsid w:val="00C84B8F"/>
    <w:rsid w:val="00C85646"/>
    <w:rsid w:val="00C8574A"/>
    <w:rsid w:val="00C85870"/>
    <w:rsid w:val="00C8761E"/>
    <w:rsid w:val="00C909B5"/>
    <w:rsid w:val="00C91AD1"/>
    <w:rsid w:val="00C92063"/>
    <w:rsid w:val="00C94567"/>
    <w:rsid w:val="00C966A4"/>
    <w:rsid w:val="00C96D1A"/>
    <w:rsid w:val="00C979BC"/>
    <w:rsid w:val="00CA1207"/>
    <w:rsid w:val="00CA3B9C"/>
    <w:rsid w:val="00CA4700"/>
    <w:rsid w:val="00CA4F34"/>
    <w:rsid w:val="00CA50C9"/>
    <w:rsid w:val="00CA761B"/>
    <w:rsid w:val="00CB03C5"/>
    <w:rsid w:val="00CB06C0"/>
    <w:rsid w:val="00CB2E0C"/>
    <w:rsid w:val="00CB3587"/>
    <w:rsid w:val="00CB3DF9"/>
    <w:rsid w:val="00CB4632"/>
    <w:rsid w:val="00CB6589"/>
    <w:rsid w:val="00CB6BD3"/>
    <w:rsid w:val="00CC2BFB"/>
    <w:rsid w:val="00CC40CB"/>
    <w:rsid w:val="00CC47E3"/>
    <w:rsid w:val="00CC5ADD"/>
    <w:rsid w:val="00CD1649"/>
    <w:rsid w:val="00CD1992"/>
    <w:rsid w:val="00CD2947"/>
    <w:rsid w:val="00CD2BCC"/>
    <w:rsid w:val="00CD2F5E"/>
    <w:rsid w:val="00CD3553"/>
    <w:rsid w:val="00CD3F60"/>
    <w:rsid w:val="00CD713F"/>
    <w:rsid w:val="00CD7E75"/>
    <w:rsid w:val="00CE0B73"/>
    <w:rsid w:val="00CE0EDE"/>
    <w:rsid w:val="00CE18DF"/>
    <w:rsid w:val="00CE39CE"/>
    <w:rsid w:val="00CE4431"/>
    <w:rsid w:val="00CE4E7B"/>
    <w:rsid w:val="00CE533F"/>
    <w:rsid w:val="00CF14DB"/>
    <w:rsid w:val="00CF4C8A"/>
    <w:rsid w:val="00CF51CF"/>
    <w:rsid w:val="00CF6A35"/>
    <w:rsid w:val="00CF7846"/>
    <w:rsid w:val="00D00A1D"/>
    <w:rsid w:val="00D01095"/>
    <w:rsid w:val="00D01BBA"/>
    <w:rsid w:val="00D03374"/>
    <w:rsid w:val="00D0381C"/>
    <w:rsid w:val="00D04CE3"/>
    <w:rsid w:val="00D07000"/>
    <w:rsid w:val="00D11F6F"/>
    <w:rsid w:val="00D125D9"/>
    <w:rsid w:val="00D128CE"/>
    <w:rsid w:val="00D149CE"/>
    <w:rsid w:val="00D1757E"/>
    <w:rsid w:val="00D220C2"/>
    <w:rsid w:val="00D2519D"/>
    <w:rsid w:val="00D25227"/>
    <w:rsid w:val="00D260CF"/>
    <w:rsid w:val="00D3061C"/>
    <w:rsid w:val="00D30FC1"/>
    <w:rsid w:val="00D313C6"/>
    <w:rsid w:val="00D31E73"/>
    <w:rsid w:val="00D3511A"/>
    <w:rsid w:val="00D36E84"/>
    <w:rsid w:val="00D37775"/>
    <w:rsid w:val="00D40BCB"/>
    <w:rsid w:val="00D40FA7"/>
    <w:rsid w:val="00D43320"/>
    <w:rsid w:val="00D43E48"/>
    <w:rsid w:val="00D43ECA"/>
    <w:rsid w:val="00D44D26"/>
    <w:rsid w:val="00D46092"/>
    <w:rsid w:val="00D46294"/>
    <w:rsid w:val="00D466E2"/>
    <w:rsid w:val="00D4679A"/>
    <w:rsid w:val="00D47A25"/>
    <w:rsid w:val="00D5037D"/>
    <w:rsid w:val="00D53FEB"/>
    <w:rsid w:val="00D549BA"/>
    <w:rsid w:val="00D55132"/>
    <w:rsid w:val="00D55B37"/>
    <w:rsid w:val="00D6165F"/>
    <w:rsid w:val="00D61678"/>
    <w:rsid w:val="00D65047"/>
    <w:rsid w:val="00D659B3"/>
    <w:rsid w:val="00D7062B"/>
    <w:rsid w:val="00D72213"/>
    <w:rsid w:val="00D73D38"/>
    <w:rsid w:val="00D758BC"/>
    <w:rsid w:val="00D76E26"/>
    <w:rsid w:val="00D76F0A"/>
    <w:rsid w:val="00D77336"/>
    <w:rsid w:val="00D77E8B"/>
    <w:rsid w:val="00D80353"/>
    <w:rsid w:val="00D80482"/>
    <w:rsid w:val="00D82402"/>
    <w:rsid w:val="00D863C5"/>
    <w:rsid w:val="00D864F7"/>
    <w:rsid w:val="00D8688B"/>
    <w:rsid w:val="00D875A7"/>
    <w:rsid w:val="00D919F1"/>
    <w:rsid w:val="00D93063"/>
    <w:rsid w:val="00D93D03"/>
    <w:rsid w:val="00D93D7C"/>
    <w:rsid w:val="00D9466D"/>
    <w:rsid w:val="00D94E08"/>
    <w:rsid w:val="00D9575E"/>
    <w:rsid w:val="00D97A09"/>
    <w:rsid w:val="00D97E54"/>
    <w:rsid w:val="00DA030D"/>
    <w:rsid w:val="00DA09E5"/>
    <w:rsid w:val="00DA2872"/>
    <w:rsid w:val="00DA2E90"/>
    <w:rsid w:val="00DA5375"/>
    <w:rsid w:val="00DA6B4F"/>
    <w:rsid w:val="00DA72A0"/>
    <w:rsid w:val="00DB023A"/>
    <w:rsid w:val="00DB02D7"/>
    <w:rsid w:val="00DB07B8"/>
    <w:rsid w:val="00DB1ABA"/>
    <w:rsid w:val="00DB1E84"/>
    <w:rsid w:val="00DB3C4E"/>
    <w:rsid w:val="00DB655C"/>
    <w:rsid w:val="00DC1A46"/>
    <w:rsid w:val="00DC1E87"/>
    <w:rsid w:val="00DC2A09"/>
    <w:rsid w:val="00DC2A85"/>
    <w:rsid w:val="00DC2E98"/>
    <w:rsid w:val="00DC397D"/>
    <w:rsid w:val="00DC4220"/>
    <w:rsid w:val="00DC4765"/>
    <w:rsid w:val="00DC49A0"/>
    <w:rsid w:val="00DC588B"/>
    <w:rsid w:val="00DC67C2"/>
    <w:rsid w:val="00DC6BC5"/>
    <w:rsid w:val="00DC7607"/>
    <w:rsid w:val="00DD28DA"/>
    <w:rsid w:val="00DD50B1"/>
    <w:rsid w:val="00DD5599"/>
    <w:rsid w:val="00DD6D3F"/>
    <w:rsid w:val="00DE1026"/>
    <w:rsid w:val="00DE15DA"/>
    <w:rsid w:val="00DE47AC"/>
    <w:rsid w:val="00DE70E0"/>
    <w:rsid w:val="00DE7751"/>
    <w:rsid w:val="00DE794D"/>
    <w:rsid w:val="00DF3CAD"/>
    <w:rsid w:val="00DF3E66"/>
    <w:rsid w:val="00DF6884"/>
    <w:rsid w:val="00DF709A"/>
    <w:rsid w:val="00DF7B72"/>
    <w:rsid w:val="00E01034"/>
    <w:rsid w:val="00E0344C"/>
    <w:rsid w:val="00E044B6"/>
    <w:rsid w:val="00E059D8"/>
    <w:rsid w:val="00E07CAF"/>
    <w:rsid w:val="00E10BC0"/>
    <w:rsid w:val="00E11B11"/>
    <w:rsid w:val="00E1325D"/>
    <w:rsid w:val="00E132E2"/>
    <w:rsid w:val="00E13411"/>
    <w:rsid w:val="00E134E8"/>
    <w:rsid w:val="00E14CAE"/>
    <w:rsid w:val="00E162F2"/>
    <w:rsid w:val="00E16CC2"/>
    <w:rsid w:val="00E17544"/>
    <w:rsid w:val="00E20FDA"/>
    <w:rsid w:val="00E235E4"/>
    <w:rsid w:val="00E23DB1"/>
    <w:rsid w:val="00E27B2B"/>
    <w:rsid w:val="00E27C1B"/>
    <w:rsid w:val="00E32AD3"/>
    <w:rsid w:val="00E33A0E"/>
    <w:rsid w:val="00E33EDB"/>
    <w:rsid w:val="00E35272"/>
    <w:rsid w:val="00E37644"/>
    <w:rsid w:val="00E37AE1"/>
    <w:rsid w:val="00E40089"/>
    <w:rsid w:val="00E40E74"/>
    <w:rsid w:val="00E410FB"/>
    <w:rsid w:val="00E412F7"/>
    <w:rsid w:val="00E43448"/>
    <w:rsid w:val="00E44495"/>
    <w:rsid w:val="00E47308"/>
    <w:rsid w:val="00E50B15"/>
    <w:rsid w:val="00E50F86"/>
    <w:rsid w:val="00E51135"/>
    <w:rsid w:val="00E51364"/>
    <w:rsid w:val="00E52267"/>
    <w:rsid w:val="00E5395E"/>
    <w:rsid w:val="00E53ED4"/>
    <w:rsid w:val="00E54FB6"/>
    <w:rsid w:val="00E565B8"/>
    <w:rsid w:val="00E57051"/>
    <w:rsid w:val="00E60029"/>
    <w:rsid w:val="00E60375"/>
    <w:rsid w:val="00E612D8"/>
    <w:rsid w:val="00E61B09"/>
    <w:rsid w:val="00E61E32"/>
    <w:rsid w:val="00E62EE3"/>
    <w:rsid w:val="00E63D09"/>
    <w:rsid w:val="00E64E34"/>
    <w:rsid w:val="00E64FBF"/>
    <w:rsid w:val="00E65089"/>
    <w:rsid w:val="00E65798"/>
    <w:rsid w:val="00E6584B"/>
    <w:rsid w:val="00E67EF7"/>
    <w:rsid w:val="00E70312"/>
    <w:rsid w:val="00E70E5A"/>
    <w:rsid w:val="00E730C7"/>
    <w:rsid w:val="00E73AD3"/>
    <w:rsid w:val="00E77403"/>
    <w:rsid w:val="00E82CFD"/>
    <w:rsid w:val="00E83313"/>
    <w:rsid w:val="00E83D08"/>
    <w:rsid w:val="00E846D8"/>
    <w:rsid w:val="00E918BD"/>
    <w:rsid w:val="00E9258F"/>
    <w:rsid w:val="00E9477F"/>
    <w:rsid w:val="00E94A90"/>
    <w:rsid w:val="00E950A8"/>
    <w:rsid w:val="00E95CA1"/>
    <w:rsid w:val="00EA05B1"/>
    <w:rsid w:val="00EA0F21"/>
    <w:rsid w:val="00EA2E34"/>
    <w:rsid w:val="00EA3CAE"/>
    <w:rsid w:val="00EA5A71"/>
    <w:rsid w:val="00EA7126"/>
    <w:rsid w:val="00EA72B4"/>
    <w:rsid w:val="00EB28E3"/>
    <w:rsid w:val="00EB3DEA"/>
    <w:rsid w:val="00EB64B8"/>
    <w:rsid w:val="00EC1215"/>
    <w:rsid w:val="00EC2526"/>
    <w:rsid w:val="00EC3224"/>
    <w:rsid w:val="00EC367B"/>
    <w:rsid w:val="00EC70CF"/>
    <w:rsid w:val="00EC7D74"/>
    <w:rsid w:val="00ED0065"/>
    <w:rsid w:val="00ED1A7B"/>
    <w:rsid w:val="00ED28B6"/>
    <w:rsid w:val="00ED293E"/>
    <w:rsid w:val="00ED6AA2"/>
    <w:rsid w:val="00ED75FA"/>
    <w:rsid w:val="00EE2DDA"/>
    <w:rsid w:val="00EE4015"/>
    <w:rsid w:val="00EE541D"/>
    <w:rsid w:val="00EE59D3"/>
    <w:rsid w:val="00EE5DBB"/>
    <w:rsid w:val="00EE5DF6"/>
    <w:rsid w:val="00EE6611"/>
    <w:rsid w:val="00EE6BB2"/>
    <w:rsid w:val="00EE6D11"/>
    <w:rsid w:val="00EF07FA"/>
    <w:rsid w:val="00EF0AA4"/>
    <w:rsid w:val="00EF1369"/>
    <w:rsid w:val="00EF16AE"/>
    <w:rsid w:val="00EF2A4C"/>
    <w:rsid w:val="00EF2AB3"/>
    <w:rsid w:val="00EF2B03"/>
    <w:rsid w:val="00EF3607"/>
    <w:rsid w:val="00EF4810"/>
    <w:rsid w:val="00EF5AA3"/>
    <w:rsid w:val="00EF614F"/>
    <w:rsid w:val="00EF7AA2"/>
    <w:rsid w:val="00F015C7"/>
    <w:rsid w:val="00F02669"/>
    <w:rsid w:val="00F03E6C"/>
    <w:rsid w:val="00F05A9B"/>
    <w:rsid w:val="00F05D15"/>
    <w:rsid w:val="00F05D63"/>
    <w:rsid w:val="00F07552"/>
    <w:rsid w:val="00F10903"/>
    <w:rsid w:val="00F11037"/>
    <w:rsid w:val="00F11A02"/>
    <w:rsid w:val="00F13853"/>
    <w:rsid w:val="00F14B6F"/>
    <w:rsid w:val="00F160F6"/>
    <w:rsid w:val="00F21A19"/>
    <w:rsid w:val="00F21CC6"/>
    <w:rsid w:val="00F23FE6"/>
    <w:rsid w:val="00F24034"/>
    <w:rsid w:val="00F24BFF"/>
    <w:rsid w:val="00F26F67"/>
    <w:rsid w:val="00F31E2E"/>
    <w:rsid w:val="00F325B4"/>
    <w:rsid w:val="00F32A84"/>
    <w:rsid w:val="00F32DD6"/>
    <w:rsid w:val="00F34280"/>
    <w:rsid w:val="00F4267D"/>
    <w:rsid w:val="00F437C9"/>
    <w:rsid w:val="00F43CB0"/>
    <w:rsid w:val="00F4485C"/>
    <w:rsid w:val="00F45B00"/>
    <w:rsid w:val="00F45D4E"/>
    <w:rsid w:val="00F46E7E"/>
    <w:rsid w:val="00F46F11"/>
    <w:rsid w:val="00F4780C"/>
    <w:rsid w:val="00F50B5E"/>
    <w:rsid w:val="00F51F35"/>
    <w:rsid w:val="00F5298E"/>
    <w:rsid w:val="00F549EA"/>
    <w:rsid w:val="00F54F95"/>
    <w:rsid w:val="00F573BC"/>
    <w:rsid w:val="00F61413"/>
    <w:rsid w:val="00F61774"/>
    <w:rsid w:val="00F63370"/>
    <w:rsid w:val="00F63579"/>
    <w:rsid w:val="00F70D83"/>
    <w:rsid w:val="00F70E8B"/>
    <w:rsid w:val="00F7170C"/>
    <w:rsid w:val="00F7252E"/>
    <w:rsid w:val="00F740C3"/>
    <w:rsid w:val="00F75E50"/>
    <w:rsid w:val="00F83058"/>
    <w:rsid w:val="00F8388D"/>
    <w:rsid w:val="00F8501E"/>
    <w:rsid w:val="00F87528"/>
    <w:rsid w:val="00F9033C"/>
    <w:rsid w:val="00F906F4"/>
    <w:rsid w:val="00F932A7"/>
    <w:rsid w:val="00FA198F"/>
    <w:rsid w:val="00FA3C40"/>
    <w:rsid w:val="00FB0157"/>
    <w:rsid w:val="00FB0697"/>
    <w:rsid w:val="00FB0B46"/>
    <w:rsid w:val="00FB2EC8"/>
    <w:rsid w:val="00FB5813"/>
    <w:rsid w:val="00FB67C6"/>
    <w:rsid w:val="00FB6E7E"/>
    <w:rsid w:val="00FC0BB1"/>
    <w:rsid w:val="00FD3794"/>
    <w:rsid w:val="00FD7E41"/>
    <w:rsid w:val="00FE2303"/>
    <w:rsid w:val="00FE2C9F"/>
    <w:rsid w:val="00FE34C1"/>
    <w:rsid w:val="00FE3CC3"/>
    <w:rsid w:val="00FE414D"/>
    <w:rsid w:val="00FE5B29"/>
    <w:rsid w:val="00FE6D47"/>
    <w:rsid w:val="00FE7673"/>
    <w:rsid w:val="00FE7885"/>
    <w:rsid w:val="00FF0D74"/>
    <w:rsid w:val="00FF2493"/>
    <w:rsid w:val="00FF2EA9"/>
    <w:rsid w:val="00FF35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EC4B"/>
  <w15:docId w15:val="{8D97CD2D-AAB4-4A2E-B687-1A6CB14C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38A4"/>
    <w:pPr>
      <w:widowControl w:val="0"/>
      <w:spacing w:after="0" w:line="240" w:lineRule="auto"/>
    </w:pPr>
    <w:rPr>
      <w:rFonts w:ascii="Lucida Grande" w:eastAsia="ヒラギノ角ゴ Pro W3" w:hAnsi="Lucida Grande" w:cs="Times New Roman"/>
      <w:color w:val="00000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87955"/>
    <w:pPr>
      <w:tabs>
        <w:tab w:val="center" w:pos="4513"/>
        <w:tab w:val="right" w:pos="9026"/>
      </w:tabs>
      <w:wordWrap w:val="0"/>
      <w:autoSpaceDE w:val="0"/>
      <w:autoSpaceDN w:val="0"/>
      <w:snapToGrid w:val="0"/>
      <w:spacing w:after="200" w:line="276" w:lineRule="auto"/>
    </w:pPr>
    <w:rPr>
      <w:rFonts w:asciiTheme="minorHAnsi" w:eastAsiaTheme="minorEastAsia" w:hAnsiTheme="minorHAnsi" w:cstheme="minorBidi"/>
      <w:color w:val="auto"/>
      <w:szCs w:val="22"/>
      <w:lang w:eastAsia="ko-KR"/>
    </w:rPr>
  </w:style>
  <w:style w:type="character" w:customStyle="1" w:styleId="Char">
    <w:name w:val="머리글 Char"/>
    <w:basedOn w:val="a0"/>
    <w:link w:val="a3"/>
    <w:rsid w:val="00587955"/>
  </w:style>
  <w:style w:type="paragraph" w:styleId="a4">
    <w:name w:val="footer"/>
    <w:basedOn w:val="a"/>
    <w:link w:val="Char0"/>
    <w:uiPriority w:val="99"/>
    <w:unhideWhenUsed/>
    <w:rsid w:val="00587955"/>
    <w:pPr>
      <w:tabs>
        <w:tab w:val="center" w:pos="4513"/>
        <w:tab w:val="right" w:pos="9026"/>
      </w:tabs>
      <w:wordWrap w:val="0"/>
      <w:autoSpaceDE w:val="0"/>
      <w:autoSpaceDN w:val="0"/>
      <w:snapToGrid w:val="0"/>
      <w:spacing w:after="200" w:line="276" w:lineRule="auto"/>
    </w:pPr>
    <w:rPr>
      <w:rFonts w:asciiTheme="minorHAnsi" w:eastAsiaTheme="minorEastAsia" w:hAnsiTheme="minorHAnsi" w:cstheme="minorBidi"/>
      <w:color w:val="auto"/>
      <w:szCs w:val="22"/>
      <w:lang w:eastAsia="ko-KR"/>
    </w:rPr>
  </w:style>
  <w:style w:type="character" w:customStyle="1" w:styleId="Char0">
    <w:name w:val="바닥글 Char"/>
    <w:basedOn w:val="a0"/>
    <w:link w:val="a4"/>
    <w:uiPriority w:val="99"/>
    <w:rsid w:val="00587955"/>
  </w:style>
  <w:style w:type="paragraph" w:customStyle="1" w:styleId="1">
    <w:name w:val="머리글1"/>
    <w:rsid w:val="00587955"/>
    <w:pPr>
      <w:widowControl w:val="0"/>
      <w:tabs>
        <w:tab w:val="center" w:pos="4513"/>
        <w:tab w:val="right" w:pos="9026"/>
      </w:tabs>
      <w:spacing w:after="0" w:line="240" w:lineRule="auto"/>
    </w:pPr>
    <w:rPr>
      <w:rFonts w:ascii="Lucida Grande" w:eastAsia="ヒラギノ角ゴ Pro W3" w:hAnsi="Lucida Grande" w:cs="Times New Roman"/>
      <w:color w:val="000000"/>
      <w:szCs w:val="20"/>
    </w:rPr>
  </w:style>
  <w:style w:type="character" w:styleId="a5">
    <w:name w:val="line number"/>
    <w:basedOn w:val="a0"/>
    <w:uiPriority w:val="99"/>
    <w:semiHidden/>
    <w:unhideWhenUsed/>
    <w:rsid w:val="00587955"/>
  </w:style>
  <w:style w:type="paragraph" w:styleId="a6">
    <w:name w:val="Balloon Text"/>
    <w:basedOn w:val="a"/>
    <w:link w:val="Char1"/>
    <w:uiPriority w:val="99"/>
    <w:semiHidden/>
    <w:unhideWhenUsed/>
    <w:rsid w:val="001E2D89"/>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E2D89"/>
    <w:rPr>
      <w:rFonts w:asciiTheme="majorHAnsi" w:eastAsiaTheme="majorEastAsia" w:hAnsiTheme="majorHAnsi" w:cstheme="majorBidi"/>
      <w:color w:val="000000"/>
      <w:sz w:val="18"/>
      <w:szCs w:val="18"/>
      <w:lang w:eastAsia="en-US"/>
    </w:rPr>
  </w:style>
  <w:style w:type="paragraph" w:styleId="a7">
    <w:name w:val="List Paragraph"/>
    <w:basedOn w:val="a"/>
    <w:uiPriority w:val="34"/>
    <w:qFormat/>
    <w:rsid w:val="00984571"/>
    <w:pPr>
      <w:ind w:leftChars="400" w:left="800"/>
    </w:pPr>
  </w:style>
  <w:style w:type="paragraph" w:customStyle="1" w:styleId="a8">
    <w:name w:val="바탕글"/>
    <w:basedOn w:val="a"/>
    <w:rsid w:val="001547A9"/>
    <w:pPr>
      <w:wordWrap w:val="0"/>
      <w:autoSpaceDE w:val="0"/>
      <w:autoSpaceDN w:val="0"/>
      <w:spacing w:line="384" w:lineRule="auto"/>
      <w:textAlignment w:val="baseline"/>
    </w:pPr>
    <w:rPr>
      <w:rFonts w:ascii="굴림" w:eastAsia="굴림" w:hAnsi="굴림" w:cs="굴림"/>
      <w:kern w:val="0"/>
      <w:szCs w:val="20"/>
      <w:lang w:eastAsia="ko-KR"/>
    </w:rPr>
  </w:style>
  <w:style w:type="paragraph" w:styleId="a9">
    <w:name w:val="Normal (Web)"/>
    <w:basedOn w:val="a"/>
    <w:uiPriority w:val="99"/>
    <w:semiHidden/>
    <w:unhideWhenUsed/>
    <w:rsid w:val="00117F55"/>
    <w:pPr>
      <w:widowControl/>
      <w:spacing w:before="100" w:beforeAutospacing="1" w:after="100" w:afterAutospacing="1"/>
      <w:jc w:val="left"/>
    </w:pPr>
    <w:rPr>
      <w:rFonts w:ascii="굴림" w:eastAsia="굴림" w:hAnsi="굴림" w:cs="굴림"/>
      <w:color w:val="auto"/>
      <w:kern w:val="0"/>
      <w:sz w:val="24"/>
      <w:lang w:eastAsia="ko-KR"/>
    </w:rPr>
  </w:style>
  <w:style w:type="character" w:customStyle="1" w:styleId="fontstyle01">
    <w:name w:val="fontstyle01"/>
    <w:basedOn w:val="a0"/>
    <w:rsid w:val="00DE70E0"/>
    <w:rPr>
      <w:rFonts w:ascii="바탕체" w:eastAsia="바탕체" w:hAnsi="바탕체" w:hint="eastAsia"/>
      <w:b w:val="0"/>
      <w:bCs w:val="0"/>
      <w:i w:val="0"/>
      <w:iCs w:val="0"/>
      <w:color w:val="000000"/>
      <w:sz w:val="18"/>
      <w:szCs w:val="18"/>
    </w:rPr>
  </w:style>
  <w:style w:type="character" w:customStyle="1" w:styleId="fontstyle21">
    <w:name w:val="fontstyle21"/>
    <w:basedOn w:val="a0"/>
    <w:rsid w:val="00DE70E0"/>
    <w:rPr>
      <w:rFonts w:ascii="Symbol" w:hAnsi="Symbol" w:hint="default"/>
      <w:b w:val="0"/>
      <w:bCs w:val="0"/>
      <w:i w:val="0"/>
      <w:iCs w:val="0"/>
      <w:color w:val="000080"/>
      <w:sz w:val="18"/>
      <w:szCs w:val="18"/>
    </w:rPr>
  </w:style>
  <w:style w:type="paragraph" w:customStyle="1" w:styleId="style-scope">
    <w:name w:val="style-scope"/>
    <w:basedOn w:val="a"/>
    <w:rsid w:val="00E70E5A"/>
    <w:pPr>
      <w:widowControl/>
      <w:spacing w:before="100" w:beforeAutospacing="1" w:after="100" w:afterAutospacing="1"/>
      <w:jc w:val="left"/>
    </w:pPr>
    <w:rPr>
      <w:rFonts w:ascii="굴림" w:eastAsia="굴림" w:hAnsi="굴림" w:cs="굴림"/>
      <w:color w:val="auto"/>
      <w:kern w:val="0"/>
      <w:sz w:val="24"/>
      <w:lang w:eastAsia="ko-KR"/>
    </w:rPr>
  </w:style>
  <w:style w:type="character" w:customStyle="1" w:styleId="fontstyle11">
    <w:name w:val="fontstyle11"/>
    <w:basedOn w:val="a0"/>
    <w:rsid w:val="00DB3C4E"/>
    <w:rPr>
      <w:rFonts w:ascii="YDIYMjO120-KSCpc-EUC-H" w:hAnsi="YDIYMjO120-KSCpc-EUC-H"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238041">
      <w:bodyDiv w:val="1"/>
      <w:marLeft w:val="0"/>
      <w:marRight w:val="0"/>
      <w:marTop w:val="0"/>
      <w:marBottom w:val="0"/>
      <w:divBdr>
        <w:top w:val="none" w:sz="0" w:space="0" w:color="auto"/>
        <w:left w:val="none" w:sz="0" w:space="0" w:color="auto"/>
        <w:bottom w:val="none" w:sz="0" w:space="0" w:color="auto"/>
        <w:right w:val="none" w:sz="0" w:space="0" w:color="auto"/>
      </w:divBdr>
      <w:divsChild>
        <w:div w:id="1934436782">
          <w:marLeft w:val="0"/>
          <w:marRight w:val="0"/>
          <w:marTop w:val="0"/>
          <w:marBottom w:val="0"/>
          <w:divBdr>
            <w:top w:val="none" w:sz="0" w:space="0" w:color="auto"/>
            <w:left w:val="none" w:sz="0" w:space="0" w:color="auto"/>
            <w:bottom w:val="none" w:sz="0" w:space="0" w:color="auto"/>
            <w:right w:val="none" w:sz="0" w:space="0" w:color="auto"/>
          </w:divBdr>
          <w:divsChild>
            <w:div w:id="1185828279">
              <w:marLeft w:val="0"/>
              <w:marRight w:val="0"/>
              <w:marTop w:val="0"/>
              <w:marBottom w:val="0"/>
              <w:divBdr>
                <w:top w:val="none" w:sz="0" w:space="0" w:color="auto"/>
                <w:left w:val="none" w:sz="0" w:space="0" w:color="auto"/>
                <w:bottom w:val="none" w:sz="0" w:space="0" w:color="auto"/>
                <w:right w:val="none" w:sz="0" w:space="0" w:color="auto"/>
              </w:divBdr>
              <w:divsChild>
                <w:div w:id="1326056774">
                  <w:marLeft w:val="0"/>
                  <w:marRight w:val="0"/>
                  <w:marTop w:val="0"/>
                  <w:marBottom w:val="0"/>
                  <w:divBdr>
                    <w:top w:val="none" w:sz="0" w:space="0" w:color="auto"/>
                    <w:left w:val="none" w:sz="0" w:space="0" w:color="auto"/>
                    <w:bottom w:val="none" w:sz="0" w:space="0" w:color="auto"/>
                    <w:right w:val="none" w:sz="0" w:space="0" w:color="auto"/>
                  </w:divBdr>
                  <w:divsChild>
                    <w:div w:id="1989967229">
                      <w:marLeft w:val="0"/>
                      <w:marRight w:val="0"/>
                      <w:marTop w:val="0"/>
                      <w:marBottom w:val="0"/>
                      <w:divBdr>
                        <w:top w:val="none" w:sz="0" w:space="0" w:color="auto"/>
                        <w:left w:val="none" w:sz="0" w:space="0" w:color="auto"/>
                        <w:bottom w:val="none" w:sz="0" w:space="0" w:color="auto"/>
                        <w:right w:val="none" w:sz="0" w:space="0" w:color="auto"/>
                      </w:divBdr>
                      <w:divsChild>
                        <w:div w:id="1062825818">
                          <w:marLeft w:val="0"/>
                          <w:marRight w:val="0"/>
                          <w:marTop w:val="0"/>
                          <w:marBottom w:val="0"/>
                          <w:divBdr>
                            <w:top w:val="none" w:sz="0" w:space="0" w:color="auto"/>
                            <w:left w:val="none" w:sz="0" w:space="0" w:color="auto"/>
                            <w:bottom w:val="none" w:sz="0" w:space="0" w:color="auto"/>
                            <w:right w:val="none" w:sz="0" w:space="0" w:color="auto"/>
                          </w:divBdr>
                          <w:divsChild>
                            <w:div w:id="1324620537">
                              <w:marLeft w:val="0"/>
                              <w:marRight w:val="0"/>
                              <w:marTop w:val="0"/>
                              <w:marBottom w:val="0"/>
                              <w:divBdr>
                                <w:top w:val="none" w:sz="0" w:space="0" w:color="auto"/>
                                <w:left w:val="none" w:sz="0" w:space="0" w:color="auto"/>
                                <w:bottom w:val="none" w:sz="0" w:space="0" w:color="auto"/>
                                <w:right w:val="none" w:sz="0" w:space="0" w:color="auto"/>
                              </w:divBdr>
                              <w:divsChild>
                                <w:div w:id="2095200746">
                                  <w:marLeft w:val="0"/>
                                  <w:marRight w:val="0"/>
                                  <w:marTop w:val="0"/>
                                  <w:marBottom w:val="0"/>
                                  <w:divBdr>
                                    <w:top w:val="none" w:sz="0" w:space="0" w:color="auto"/>
                                    <w:left w:val="none" w:sz="0" w:space="0" w:color="auto"/>
                                    <w:bottom w:val="none" w:sz="0" w:space="0" w:color="auto"/>
                                    <w:right w:val="none" w:sz="0" w:space="0" w:color="auto"/>
                                  </w:divBdr>
                                  <w:divsChild>
                                    <w:div w:id="1363481741">
                                      <w:marLeft w:val="0"/>
                                      <w:marRight w:val="0"/>
                                      <w:marTop w:val="0"/>
                                      <w:marBottom w:val="0"/>
                                      <w:divBdr>
                                        <w:top w:val="none" w:sz="0" w:space="0" w:color="auto"/>
                                        <w:left w:val="none" w:sz="0" w:space="0" w:color="auto"/>
                                        <w:bottom w:val="none" w:sz="0" w:space="0" w:color="auto"/>
                                        <w:right w:val="none" w:sz="0" w:space="0" w:color="auto"/>
                                      </w:divBdr>
                                      <w:divsChild>
                                        <w:div w:id="865102881">
                                          <w:marLeft w:val="0"/>
                                          <w:marRight w:val="0"/>
                                          <w:marTop w:val="0"/>
                                          <w:marBottom w:val="0"/>
                                          <w:divBdr>
                                            <w:top w:val="none" w:sz="0" w:space="0" w:color="auto"/>
                                            <w:left w:val="none" w:sz="0" w:space="0" w:color="auto"/>
                                            <w:bottom w:val="none" w:sz="0" w:space="0" w:color="auto"/>
                                            <w:right w:val="none" w:sz="0" w:space="0" w:color="auto"/>
                                          </w:divBdr>
                                          <w:divsChild>
                                            <w:div w:id="364864323">
                                              <w:marLeft w:val="0"/>
                                              <w:marRight w:val="0"/>
                                              <w:marTop w:val="0"/>
                                              <w:marBottom w:val="0"/>
                                              <w:divBdr>
                                                <w:top w:val="none" w:sz="0" w:space="0" w:color="auto"/>
                                                <w:left w:val="none" w:sz="0" w:space="0" w:color="auto"/>
                                                <w:bottom w:val="none" w:sz="0" w:space="0" w:color="auto"/>
                                                <w:right w:val="none" w:sz="0" w:space="0" w:color="auto"/>
                                              </w:divBdr>
                                              <w:divsChild>
                                                <w:div w:id="1280408602">
                                                  <w:marLeft w:val="0"/>
                                                  <w:marRight w:val="0"/>
                                                  <w:marTop w:val="0"/>
                                                  <w:marBottom w:val="0"/>
                                                  <w:divBdr>
                                                    <w:top w:val="none" w:sz="0" w:space="0" w:color="auto"/>
                                                    <w:left w:val="none" w:sz="0" w:space="0" w:color="auto"/>
                                                    <w:bottom w:val="none" w:sz="0" w:space="0" w:color="auto"/>
                                                    <w:right w:val="none" w:sz="0" w:space="0" w:color="auto"/>
                                                  </w:divBdr>
                                                  <w:divsChild>
                                                    <w:div w:id="15079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940213">
      <w:bodyDiv w:val="1"/>
      <w:marLeft w:val="0"/>
      <w:marRight w:val="0"/>
      <w:marTop w:val="0"/>
      <w:marBottom w:val="0"/>
      <w:divBdr>
        <w:top w:val="none" w:sz="0" w:space="0" w:color="auto"/>
        <w:left w:val="none" w:sz="0" w:space="0" w:color="auto"/>
        <w:bottom w:val="none" w:sz="0" w:space="0" w:color="auto"/>
        <w:right w:val="none" w:sz="0" w:space="0" w:color="auto"/>
      </w:divBdr>
    </w:div>
    <w:div w:id="376899118">
      <w:bodyDiv w:val="1"/>
      <w:marLeft w:val="0"/>
      <w:marRight w:val="0"/>
      <w:marTop w:val="0"/>
      <w:marBottom w:val="0"/>
      <w:divBdr>
        <w:top w:val="none" w:sz="0" w:space="0" w:color="auto"/>
        <w:left w:val="none" w:sz="0" w:space="0" w:color="auto"/>
        <w:bottom w:val="none" w:sz="0" w:space="0" w:color="auto"/>
        <w:right w:val="none" w:sz="0" w:space="0" w:color="auto"/>
      </w:divBdr>
    </w:div>
    <w:div w:id="443303074">
      <w:bodyDiv w:val="1"/>
      <w:marLeft w:val="0"/>
      <w:marRight w:val="0"/>
      <w:marTop w:val="0"/>
      <w:marBottom w:val="0"/>
      <w:divBdr>
        <w:top w:val="none" w:sz="0" w:space="0" w:color="auto"/>
        <w:left w:val="none" w:sz="0" w:space="0" w:color="auto"/>
        <w:bottom w:val="none" w:sz="0" w:space="0" w:color="auto"/>
        <w:right w:val="none" w:sz="0" w:space="0" w:color="auto"/>
      </w:divBdr>
    </w:div>
    <w:div w:id="483861015">
      <w:bodyDiv w:val="1"/>
      <w:marLeft w:val="0"/>
      <w:marRight w:val="0"/>
      <w:marTop w:val="0"/>
      <w:marBottom w:val="0"/>
      <w:divBdr>
        <w:top w:val="none" w:sz="0" w:space="0" w:color="auto"/>
        <w:left w:val="none" w:sz="0" w:space="0" w:color="auto"/>
        <w:bottom w:val="none" w:sz="0" w:space="0" w:color="auto"/>
        <w:right w:val="none" w:sz="0" w:space="0" w:color="auto"/>
      </w:divBdr>
    </w:div>
    <w:div w:id="532959850">
      <w:bodyDiv w:val="1"/>
      <w:marLeft w:val="0"/>
      <w:marRight w:val="0"/>
      <w:marTop w:val="0"/>
      <w:marBottom w:val="0"/>
      <w:divBdr>
        <w:top w:val="none" w:sz="0" w:space="0" w:color="auto"/>
        <w:left w:val="none" w:sz="0" w:space="0" w:color="auto"/>
        <w:bottom w:val="none" w:sz="0" w:space="0" w:color="auto"/>
        <w:right w:val="none" w:sz="0" w:space="0" w:color="auto"/>
      </w:divBdr>
    </w:div>
    <w:div w:id="600844208">
      <w:bodyDiv w:val="1"/>
      <w:marLeft w:val="0"/>
      <w:marRight w:val="0"/>
      <w:marTop w:val="0"/>
      <w:marBottom w:val="0"/>
      <w:divBdr>
        <w:top w:val="none" w:sz="0" w:space="0" w:color="auto"/>
        <w:left w:val="none" w:sz="0" w:space="0" w:color="auto"/>
        <w:bottom w:val="none" w:sz="0" w:space="0" w:color="auto"/>
        <w:right w:val="none" w:sz="0" w:space="0" w:color="auto"/>
      </w:divBdr>
    </w:div>
    <w:div w:id="615600806">
      <w:bodyDiv w:val="1"/>
      <w:marLeft w:val="0"/>
      <w:marRight w:val="0"/>
      <w:marTop w:val="0"/>
      <w:marBottom w:val="0"/>
      <w:divBdr>
        <w:top w:val="none" w:sz="0" w:space="0" w:color="auto"/>
        <w:left w:val="none" w:sz="0" w:space="0" w:color="auto"/>
        <w:bottom w:val="none" w:sz="0" w:space="0" w:color="auto"/>
        <w:right w:val="none" w:sz="0" w:space="0" w:color="auto"/>
      </w:divBdr>
    </w:div>
    <w:div w:id="734205305">
      <w:bodyDiv w:val="1"/>
      <w:marLeft w:val="0"/>
      <w:marRight w:val="0"/>
      <w:marTop w:val="0"/>
      <w:marBottom w:val="0"/>
      <w:divBdr>
        <w:top w:val="none" w:sz="0" w:space="0" w:color="auto"/>
        <w:left w:val="none" w:sz="0" w:space="0" w:color="auto"/>
        <w:bottom w:val="none" w:sz="0" w:space="0" w:color="auto"/>
        <w:right w:val="none" w:sz="0" w:space="0" w:color="auto"/>
      </w:divBdr>
    </w:div>
    <w:div w:id="783617025">
      <w:bodyDiv w:val="1"/>
      <w:marLeft w:val="0"/>
      <w:marRight w:val="0"/>
      <w:marTop w:val="0"/>
      <w:marBottom w:val="0"/>
      <w:divBdr>
        <w:top w:val="none" w:sz="0" w:space="0" w:color="auto"/>
        <w:left w:val="none" w:sz="0" w:space="0" w:color="auto"/>
        <w:bottom w:val="none" w:sz="0" w:space="0" w:color="auto"/>
        <w:right w:val="none" w:sz="0" w:space="0" w:color="auto"/>
      </w:divBdr>
    </w:div>
    <w:div w:id="866597754">
      <w:bodyDiv w:val="1"/>
      <w:marLeft w:val="0"/>
      <w:marRight w:val="0"/>
      <w:marTop w:val="0"/>
      <w:marBottom w:val="0"/>
      <w:divBdr>
        <w:top w:val="none" w:sz="0" w:space="0" w:color="auto"/>
        <w:left w:val="none" w:sz="0" w:space="0" w:color="auto"/>
        <w:bottom w:val="none" w:sz="0" w:space="0" w:color="auto"/>
        <w:right w:val="none" w:sz="0" w:space="0" w:color="auto"/>
      </w:divBdr>
    </w:div>
    <w:div w:id="944340443">
      <w:bodyDiv w:val="1"/>
      <w:marLeft w:val="0"/>
      <w:marRight w:val="0"/>
      <w:marTop w:val="0"/>
      <w:marBottom w:val="0"/>
      <w:divBdr>
        <w:top w:val="none" w:sz="0" w:space="0" w:color="auto"/>
        <w:left w:val="none" w:sz="0" w:space="0" w:color="auto"/>
        <w:bottom w:val="none" w:sz="0" w:space="0" w:color="auto"/>
        <w:right w:val="none" w:sz="0" w:space="0" w:color="auto"/>
      </w:divBdr>
    </w:div>
    <w:div w:id="989359704">
      <w:bodyDiv w:val="1"/>
      <w:marLeft w:val="0"/>
      <w:marRight w:val="0"/>
      <w:marTop w:val="0"/>
      <w:marBottom w:val="0"/>
      <w:divBdr>
        <w:top w:val="none" w:sz="0" w:space="0" w:color="auto"/>
        <w:left w:val="none" w:sz="0" w:space="0" w:color="auto"/>
        <w:bottom w:val="none" w:sz="0" w:space="0" w:color="auto"/>
        <w:right w:val="none" w:sz="0" w:space="0" w:color="auto"/>
      </w:divBdr>
    </w:div>
    <w:div w:id="1218740223">
      <w:bodyDiv w:val="1"/>
      <w:marLeft w:val="0"/>
      <w:marRight w:val="0"/>
      <w:marTop w:val="0"/>
      <w:marBottom w:val="0"/>
      <w:divBdr>
        <w:top w:val="none" w:sz="0" w:space="0" w:color="auto"/>
        <w:left w:val="none" w:sz="0" w:space="0" w:color="auto"/>
        <w:bottom w:val="none" w:sz="0" w:space="0" w:color="auto"/>
        <w:right w:val="none" w:sz="0" w:space="0" w:color="auto"/>
      </w:divBdr>
    </w:div>
    <w:div w:id="1263489771">
      <w:bodyDiv w:val="1"/>
      <w:marLeft w:val="0"/>
      <w:marRight w:val="0"/>
      <w:marTop w:val="0"/>
      <w:marBottom w:val="0"/>
      <w:divBdr>
        <w:top w:val="none" w:sz="0" w:space="0" w:color="auto"/>
        <w:left w:val="none" w:sz="0" w:space="0" w:color="auto"/>
        <w:bottom w:val="none" w:sz="0" w:space="0" w:color="auto"/>
        <w:right w:val="none" w:sz="0" w:space="0" w:color="auto"/>
      </w:divBdr>
    </w:div>
    <w:div w:id="1281183443">
      <w:bodyDiv w:val="1"/>
      <w:marLeft w:val="0"/>
      <w:marRight w:val="0"/>
      <w:marTop w:val="0"/>
      <w:marBottom w:val="0"/>
      <w:divBdr>
        <w:top w:val="none" w:sz="0" w:space="0" w:color="auto"/>
        <w:left w:val="none" w:sz="0" w:space="0" w:color="auto"/>
        <w:bottom w:val="none" w:sz="0" w:space="0" w:color="auto"/>
        <w:right w:val="none" w:sz="0" w:space="0" w:color="auto"/>
      </w:divBdr>
    </w:div>
    <w:div w:id="1294217291">
      <w:bodyDiv w:val="1"/>
      <w:marLeft w:val="0"/>
      <w:marRight w:val="0"/>
      <w:marTop w:val="0"/>
      <w:marBottom w:val="0"/>
      <w:divBdr>
        <w:top w:val="none" w:sz="0" w:space="0" w:color="auto"/>
        <w:left w:val="none" w:sz="0" w:space="0" w:color="auto"/>
        <w:bottom w:val="none" w:sz="0" w:space="0" w:color="auto"/>
        <w:right w:val="none" w:sz="0" w:space="0" w:color="auto"/>
      </w:divBdr>
    </w:div>
    <w:div w:id="1363823206">
      <w:bodyDiv w:val="1"/>
      <w:marLeft w:val="0"/>
      <w:marRight w:val="0"/>
      <w:marTop w:val="0"/>
      <w:marBottom w:val="0"/>
      <w:divBdr>
        <w:top w:val="none" w:sz="0" w:space="0" w:color="auto"/>
        <w:left w:val="none" w:sz="0" w:space="0" w:color="auto"/>
        <w:bottom w:val="none" w:sz="0" w:space="0" w:color="auto"/>
        <w:right w:val="none" w:sz="0" w:space="0" w:color="auto"/>
      </w:divBdr>
    </w:div>
    <w:div w:id="1378968959">
      <w:bodyDiv w:val="1"/>
      <w:marLeft w:val="0"/>
      <w:marRight w:val="0"/>
      <w:marTop w:val="0"/>
      <w:marBottom w:val="0"/>
      <w:divBdr>
        <w:top w:val="none" w:sz="0" w:space="0" w:color="auto"/>
        <w:left w:val="none" w:sz="0" w:space="0" w:color="auto"/>
        <w:bottom w:val="none" w:sz="0" w:space="0" w:color="auto"/>
        <w:right w:val="none" w:sz="0" w:space="0" w:color="auto"/>
      </w:divBdr>
    </w:div>
    <w:div w:id="1432432772">
      <w:bodyDiv w:val="1"/>
      <w:marLeft w:val="0"/>
      <w:marRight w:val="0"/>
      <w:marTop w:val="0"/>
      <w:marBottom w:val="0"/>
      <w:divBdr>
        <w:top w:val="none" w:sz="0" w:space="0" w:color="auto"/>
        <w:left w:val="none" w:sz="0" w:space="0" w:color="auto"/>
        <w:bottom w:val="none" w:sz="0" w:space="0" w:color="auto"/>
        <w:right w:val="none" w:sz="0" w:space="0" w:color="auto"/>
      </w:divBdr>
    </w:div>
    <w:div w:id="1435975638">
      <w:bodyDiv w:val="1"/>
      <w:marLeft w:val="0"/>
      <w:marRight w:val="0"/>
      <w:marTop w:val="0"/>
      <w:marBottom w:val="0"/>
      <w:divBdr>
        <w:top w:val="none" w:sz="0" w:space="0" w:color="auto"/>
        <w:left w:val="none" w:sz="0" w:space="0" w:color="auto"/>
        <w:bottom w:val="none" w:sz="0" w:space="0" w:color="auto"/>
        <w:right w:val="none" w:sz="0" w:space="0" w:color="auto"/>
      </w:divBdr>
    </w:div>
    <w:div w:id="1540123268">
      <w:bodyDiv w:val="1"/>
      <w:marLeft w:val="0"/>
      <w:marRight w:val="0"/>
      <w:marTop w:val="0"/>
      <w:marBottom w:val="0"/>
      <w:divBdr>
        <w:top w:val="none" w:sz="0" w:space="0" w:color="auto"/>
        <w:left w:val="none" w:sz="0" w:space="0" w:color="auto"/>
        <w:bottom w:val="none" w:sz="0" w:space="0" w:color="auto"/>
        <w:right w:val="none" w:sz="0" w:space="0" w:color="auto"/>
      </w:divBdr>
    </w:div>
    <w:div w:id="1584493166">
      <w:bodyDiv w:val="1"/>
      <w:marLeft w:val="0"/>
      <w:marRight w:val="0"/>
      <w:marTop w:val="0"/>
      <w:marBottom w:val="0"/>
      <w:divBdr>
        <w:top w:val="none" w:sz="0" w:space="0" w:color="auto"/>
        <w:left w:val="none" w:sz="0" w:space="0" w:color="auto"/>
        <w:bottom w:val="none" w:sz="0" w:space="0" w:color="auto"/>
        <w:right w:val="none" w:sz="0" w:space="0" w:color="auto"/>
      </w:divBdr>
    </w:div>
    <w:div w:id="1599677774">
      <w:bodyDiv w:val="1"/>
      <w:marLeft w:val="0"/>
      <w:marRight w:val="0"/>
      <w:marTop w:val="0"/>
      <w:marBottom w:val="0"/>
      <w:divBdr>
        <w:top w:val="none" w:sz="0" w:space="0" w:color="auto"/>
        <w:left w:val="none" w:sz="0" w:space="0" w:color="auto"/>
        <w:bottom w:val="none" w:sz="0" w:space="0" w:color="auto"/>
        <w:right w:val="none" w:sz="0" w:space="0" w:color="auto"/>
      </w:divBdr>
    </w:div>
    <w:div w:id="1681856914">
      <w:bodyDiv w:val="1"/>
      <w:marLeft w:val="0"/>
      <w:marRight w:val="0"/>
      <w:marTop w:val="0"/>
      <w:marBottom w:val="0"/>
      <w:divBdr>
        <w:top w:val="none" w:sz="0" w:space="0" w:color="auto"/>
        <w:left w:val="none" w:sz="0" w:space="0" w:color="auto"/>
        <w:bottom w:val="none" w:sz="0" w:space="0" w:color="auto"/>
        <w:right w:val="none" w:sz="0" w:space="0" w:color="auto"/>
      </w:divBdr>
    </w:div>
    <w:div w:id="1691028207">
      <w:bodyDiv w:val="1"/>
      <w:marLeft w:val="0"/>
      <w:marRight w:val="0"/>
      <w:marTop w:val="0"/>
      <w:marBottom w:val="0"/>
      <w:divBdr>
        <w:top w:val="none" w:sz="0" w:space="0" w:color="auto"/>
        <w:left w:val="none" w:sz="0" w:space="0" w:color="auto"/>
        <w:bottom w:val="none" w:sz="0" w:space="0" w:color="auto"/>
        <w:right w:val="none" w:sz="0" w:space="0" w:color="auto"/>
      </w:divBdr>
    </w:div>
    <w:div w:id="1743334523">
      <w:bodyDiv w:val="1"/>
      <w:marLeft w:val="0"/>
      <w:marRight w:val="0"/>
      <w:marTop w:val="0"/>
      <w:marBottom w:val="0"/>
      <w:divBdr>
        <w:top w:val="none" w:sz="0" w:space="0" w:color="auto"/>
        <w:left w:val="none" w:sz="0" w:space="0" w:color="auto"/>
        <w:bottom w:val="none" w:sz="0" w:space="0" w:color="auto"/>
        <w:right w:val="none" w:sz="0" w:space="0" w:color="auto"/>
      </w:divBdr>
    </w:div>
    <w:div w:id="1775587590">
      <w:bodyDiv w:val="1"/>
      <w:marLeft w:val="0"/>
      <w:marRight w:val="0"/>
      <w:marTop w:val="0"/>
      <w:marBottom w:val="0"/>
      <w:divBdr>
        <w:top w:val="none" w:sz="0" w:space="0" w:color="auto"/>
        <w:left w:val="none" w:sz="0" w:space="0" w:color="auto"/>
        <w:bottom w:val="none" w:sz="0" w:space="0" w:color="auto"/>
        <w:right w:val="none" w:sz="0" w:space="0" w:color="auto"/>
      </w:divBdr>
    </w:div>
    <w:div w:id="2047682240">
      <w:bodyDiv w:val="1"/>
      <w:marLeft w:val="0"/>
      <w:marRight w:val="0"/>
      <w:marTop w:val="0"/>
      <w:marBottom w:val="0"/>
      <w:divBdr>
        <w:top w:val="none" w:sz="0" w:space="0" w:color="auto"/>
        <w:left w:val="none" w:sz="0" w:space="0" w:color="auto"/>
        <w:bottom w:val="none" w:sz="0" w:space="0" w:color="auto"/>
        <w:right w:val="none" w:sz="0" w:space="0" w:color="auto"/>
      </w:divBdr>
    </w:div>
    <w:div w:id="2066904095">
      <w:bodyDiv w:val="1"/>
      <w:marLeft w:val="0"/>
      <w:marRight w:val="0"/>
      <w:marTop w:val="0"/>
      <w:marBottom w:val="0"/>
      <w:divBdr>
        <w:top w:val="none" w:sz="0" w:space="0" w:color="auto"/>
        <w:left w:val="none" w:sz="0" w:space="0" w:color="auto"/>
        <w:bottom w:val="none" w:sz="0" w:space="0" w:color="auto"/>
        <w:right w:val="none" w:sz="0" w:space="0" w:color="auto"/>
      </w:divBdr>
    </w:div>
    <w:div w:id="2083523484">
      <w:bodyDiv w:val="1"/>
      <w:marLeft w:val="0"/>
      <w:marRight w:val="0"/>
      <w:marTop w:val="0"/>
      <w:marBottom w:val="0"/>
      <w:divBdr>
        <w:top w:val="none" w:sz="0" w:space="0" w:color="auto"/>
        <w:left w:val="none" w:sz="0" w:space="0" w:color="auto"/>
        <w:bottom w:val="none" w:sz="0" w:space="0" w:color="auto"/>
        <w:right w:val="none" w:sz="0" w:space="0" w:color="auto"/>
      </w:divBdr>
    </w:div>
    <w:div w:id="213883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90FDC-F0B3-41FB-80E9-C66D2B5A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6561</Words>
  <Characters>37400</Characters>
  <Application>Microsoft Office Word</Application>
  <DocSecurity>0</DocSecurity>
  <Lines>311</Lines>
  <Paragraphs>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swpar</dc:creator>
  <cp:lastModifiedBy>박 상완</cp:lastModifiedBy>
  <cp:revision>3</cp:revision>
  <cp:lastPrinted>2018-09-10T07:45:00Z</cp:lastPrinted>
  <dcterms:created xsi:type="dcterms:W3CDTF">2018-10-24T13:30:00Z</dcterms:created>
  <dcterms:modified xsi:type="dcterms:W3CDTF">2018-10-24T13:33:00Z</dcterms:modified>
</cp:coreProperties>
</file>